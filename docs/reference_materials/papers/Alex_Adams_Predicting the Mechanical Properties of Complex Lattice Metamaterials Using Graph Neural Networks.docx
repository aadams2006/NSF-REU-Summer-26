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86C2" w14:textId="77777777" w:rsidR="005A17AD" w:rsidRDefault="00E7033F">
      <w:pPr>
        <w:pStyle w:val="Title"/>
        <w:spacing w:line="216" w:lineRule="auto"/>
      </w:pPr>
      <w:r>
        <w:t>Predicting</w:t>
      </w:r>
      <w:r>
        <w:rPr>
          <w:spacing w:val="-11"/>
        </w:rPr>
        <w:t xml:space="preserve"> </w:t>
      </w:r>
      <w:r>
        <w:t>the</w:t>
      </w:r>
      <w:r>
        <w:rPr>
          <w:spacing w:val="-11"/>
        </w:rPr>
        <w:t xml:space="preserve"> </w:t>
      </w:r>
      <w:r>
        <w:t>Mechanical</w:t>
      </w:r>
      <w:r>
        <w:rPr>
          <w:spacing w:val="-11"/>
        </w:rPr>
        <w:t xml:space="preserve"> </w:t>
      </w:r>
      <w:r>
        <w:t>Properties</w:t>
      </w:r>
      <w:r>
        <w:rPr>
          <w:spacing w:val="-11"/>
        </w:rPr>
        <w:t xml:space="preserve"> </w:t>
      </w:r>
      <w:r>
        <w:t>of</w:t>
      </w:r>
      <w:r>
        <w:rPr>
          <w:spacing w:val="-11"/>
        </w:rPr>
        <w:t xml:space="preserve"> </w:t>
      </w:r>
      <w:r>
        <w:t>Complex</w:t>
      </w:r>
      <w:r>
        <w:rPr>
          <w:spacing w:val="-11"/>
        </w:rPr>
        <w:t xml:space="preserve"> </w:t>
      </w:r>
      <w:r>
        <w:t>Lattice</w:t>
      </w:r>
      <w:r>
        <w:rPr>
          <w:spacing w:val="-11"/>
        </w:rPr>
        <w:t xml:space="preserve"> </w:t>
      </w:r>
      <w:r>
        <w:t>Metamaterials</w:t>
      </w:r>
      <w:r>
        <w:rPr>
          <w:spacing w:val="-11"/>
        </w:rPr>
        <w:t xml:space="preserve"> </w:t>
      </w:r>
      <w:r>
        <w:t>Using Graph Neural Networks</w:t>
      </w:r>
    </w:p>
    <w:p w14:paraId="7EC186C3" w14:textId="77777777" w:rsidR="005A17AD" w:rsidRDefault="005A17AD">
      <w:pPr>
        <w:pStyle w:val="BodyText"/>
        <w:spacing w:before="46"/>
        <w:rPr>
          <w:b/>
          <w:sz w:val="28"/>
        </w:rPr>
      </w:pPr>
    </w:p>
    <w:p w14:paraId="7EC186C4" w14:textId="30EC97B3" w:rsidR="005A17AD" w:rsidRDefault="00E7033F">
      <w:pPr>
        <w:ind w:left="1" w:right="358"/>
        <w:jc w:val="center"/>
        <w:rPr>
          <w:b/>
          <w:sz w:val="24"/>
        </w:rPr>
      </w:pPr>
      <w:r>
        <w:rPr>
          <w:b/>
          <w:sz w:val="24"/>
        </w:rPr>
        <w:t>Alexander</w:t>
      </w:r>
      <w:r>
        <w:rPr>
          <w:b/>
          <w:spacing w:val="-14"/>
          <w:sz w:val="24"/>
        </w:rPr>
        <w:t xml:space="preserve"> </w:t>
      </w:r>
      <w:r>
        <w:rPr>
          <w:b/>
          <w:sz w:val="24"/>
        </w:rPr>
        <w:t>Adams</w:t>
      </w:r>
      <w:ins w:id="0" w:author="Liu, Xing" w:date="2026-06-14T21:25:00Z" w16du:dateUtc="2026-06-15T01:25:00Z">
        <w:r w:rsidR="00E2527A" w:rsidRPr="00E2527A">
          <w:rPr>
            <w:b/>
            <w:sz w:val="24"/>
            <w:vertAlign w:val="superscript"/>
            <w:rPrChange w:id="1" w:author="Liu, Xing" w:date="2026-06-14T21:25:00Z" w16du:dateUtc="2026-06-15T01:25:00Z">
              <w:rPr>
                <w:b/>
                <w:sz w:val="24"/>
              </w:rPr>
            </w:rPrChange>
          </w:rPr>
          <w:t>1</w:t>
        </w:r>
      </w:ins>
      <w:r>
        <w:rPr>
          <w:b/>
          <w:sz w:val="24"/>
        </w:rPr>
        <w:t>,</w:t>
      </w:r>
      <w:r>
        <w:rPr>
          <w:b/>
          <w:spacing w:val="-14"/>
          <w:sz w:val="24"/>
        </w:rPr>
        <w:t xml:space="preserve"> </w:t>
      </w:r>
      <w:del w:id="2" w:author="Liu, Xing" w:date="2026-06-14T21:24:00Z" w16du:dateUtc="2026-06-15T01:24:00Z">
        <w:r w:rsidDel="00D518BB">
          <w:rPr>
            <w:b/>
            <w:sz w:val="24"/>
          </w:rPr>
          <w:delText>Dr.</w:delText>
        </w:r>
        <w:r w:rsidDel="00D518BB">
          <w:rPr>
            <w:b/>
            <w:spacing w:val="-14"/>
            <w:sz w:val="24"/>
          </w:rPr>
          <w:delText xml:space="preserve"> </w:delText>
        </w:r>
      </w:del>
      <w:r>
        <w:rPr>
          <w:b/>
          <w:sz w:val="24"/>
        </w:rPr>
        <w:t>Xing</w:t>
      </w:r>
      <w:r>
        <w:rPr>
          <w:b/>
          <w:spacing w:val="-13"/>
          <w:sz w:val="24"/>
        </w:rPr>
        <w:t xml:space="preserve"> </w:t>
      </w:r>
      <w:r>
        <w:rPr>
          <w:b/>
          <w:spacing w:val="-5"/>
          <w:sz w:val="24"/>
        </w:rPr>
        <w:t>Liu</w:t>
      </w:r>
      <w:ins w:id="3" w:author="Liu, Xing" w:date="2026-06-14T21:25:00Z" w16du:dateUtc="2026-06-15T01:25:00Z">
        <w:r w:rsidR="00E2527A" w:rsidRPr="00E2527A">
          <w:rPr>
            <w:b/>
            <w:spacing w:val="-5"/>
            <w:sz w:val="24"/>
            <w:vertAlign w:val="superscript"/>
            <w:rPrChange w:id="4" w:author="Liu, Xing" w:date="2026-06-14T21:25:00Z" w16du:dateUtc="2026-06-15T01:25:00Z">
              <w:rPr>
                <w:b/>
                <w:spacing w:val="-5"/>
                <w:sz w:val="24"/>
              </w:rPr>
            </w:rPrChange>
          </w:rPr>
          <w:t>2</w:t>
        </w:r>
      </w:ins>
      <w:ins w:id="5" w:author="Liu, Xing" w:date="2026-06-14T21:24:00Z" w16du:dateUtc="2026-06-15T01:24:00Z">
        <w:r w:rsidR="00D518BB">
          <w:rPr>
            <w:b/>
            <w:spacing w:val="-5"/>
            <w:sz w:val="24"/>
          </w:rPr>
          <w:t xml:space="preserve"> (</w:t>
        </w:r>
        <w:r w:rsidR="00846698">
          <w:rPr>
            <w:b/>
            <w:spacing w:val="-5"/>
            <w:sz w:val="24"/>
          </w:rPr>
          <w:t>Advisor</w:t>
        </w:r>
        <w:r w:rsidR="00D518BB">
          <w:rPr>
            <w:b/>
            <w:spacing w:val="-5"/>
            <w:sz w:val="24"/>
          </w:rPr>
          <w:t>)</w:t>
        </w:r>
      </w:ins>
    </w:p>
    <w:p w14:paraId="7EC186C5" w14:textId="2DDE7DEE" w:rsidR="005A17AD" w:rsidRDefault="00E2527A">
      <w:pPr>
        <w:pStyle w:val="BodyText"/>
        <w:spacing w:before="13" w:line="252" w:lineRule="auto"/>
        <w:ind w:right="358"/>
        <w:jc w:val="center"/>
      </w:pPr>
      <w:ins w:id="6" w:author="Liu, Xing" w:date="2026-06-14T21:25:00Z" w16du:dateUtc="2026-06-15T01:25:00Z">
        <w:r w:rsidRPr="00E2527A">
          <w:rPr>
            <w:vertAlign w:val="superscript"/>
            <w:rPrChange w:id="7" w:author="Liu, Xing" w:date="2026-06-14T21:25:00Z" w16du:dateUtc="2026-06-15T01:25:00Z">
              <w:rPr/>
            </w:rPrChange>
          </w:rPr>
          <w:t>1</w:t>
        </w:r>
      </w:ins>
      <w:r w:rsidR="00E7033F">
        <w:t>Department</w:t>
      </w:r>
      <w:r w:rsidR="00E7033F">
        <w:rPr>
          <w:spacing w:val="-10"/>
        </w:rPr>
        <w:t xml:space="preserve"> </w:t>
      </w:r>
      <w:r w:rsidR="00E7033F">
        <w:t>of</w:t>
      </w:r>
      <w:r w:rsidR="00E7033F">
        <w:rPr>
          <w:spacing w:val="-10"/>
        </w:rPr>
        <w:t xml:space="preserve"> </w:t>
      </w:r>
      <w:r w:rsidR="00E7033F">
        <w:t>Mechanical</w:t>
      </w:r>
      <w:r w:rsidR="00E7033F">
        <w:rPr>
          <w:spacing w:val="-10"/>
        </w:rPr>
        <w:t xml:space="preserve"> </w:t>
      </w:r>
      <w:r w:rsidR="00E7033F">
        <w:t>Engineering</w:t>
      </w:r>
      <w:r w:rsidR="00E7033F">
        <w:rPr>
          <w:spacing w:val="-10"/>
        </w:rPr>
        <w:t xml:space="preserve"> </w:t>
      </w:r>
      <w:r w:rsidR="00E7033F">
        <w:t>and</w:t>
      </w:r>
      <w:r w:rsidR="00E7033F">
        <w:rPr>
          <w:spacing w:val="-10"/>
        </w:rPr>
        <w:t xml:space="preserve"> </w:t>
      </w:r>
      <w:r w:rsidR="00E7033F">
        <w:t>Materials</w:t>
      </w:r>
      <w:r w:rsidR="00E7033F">
        <w:rPr>
          <w:spacing w:val="-10"/>
        </w:rPr>
        <w:t xml:space="preserve"> </w:t>
      </w:r>
      <w:r w:rsidR="00E7033F">
        <w:t>Science,</w:t>
      </w:r>
      <w:r w:rsidR="00E7033F">
        <w:rPr>
          <w:spacing w:val="-10"/>
        </w:rPr>
        <w:t xml:space="preserve"> </w:t>
      </w:r>
      <w:r w:rsidR="00E7033F">
        <w:t>University</w:t>
      </w:r>
      <w:r w:rsidR="00E7033F">
        <w:rPr>
          <w:spacing w:val="-10"/>
        </w:rPr>
        <w:t xml:space="preserve"> </w:t>
      </w:r>
      <w:r w:rsidR="00E7033F">
        <w:t>of</w:t>
      </w:r>
      <w:r w:rsidR="00E7033F">
        <w:rPr>
          <w:spacing w:val="-10"/>
        </w:rPr>
        <w:t xml:space="preserve"> </w:t>
      </w:r>
      <w:r w:rsidR="00E7033F">
        <w:t>Pittsburgh, Pittsburgh, PA 15260</w:t>
      </w:r>
    </w:p>
    <w:p w14:paraId="7EC186C6" w14:textId="76A1256D" w:rsidR="005A17AD" w:rsidRDefault="00E2527A">
      <w:pPr>
        <w:pStyle w:val="BodyText"/>
        <w:spacing w:line="252" w:lineRule="auto"/>
        <w:ind w:right="358"/>
        <w:jc w:val="center"/>
      </w:pPr>
      <w:ins w:id="8" w:author="Liu, Xing" w:date="2026-06-14T21:25:00Z" w16du:dateUtc="2026-06-15T01:25:00Z">
        <w:r w:rsidRPr="00E2527A">
          <w:rPr>
            <w:vertAlign w:val="superscript"/>
            <w:rPrChange w:id="9" w:author="Liu, Xing" w:date="2026-06-14T21:25:00Z" w16du:dateUtc="2026-06-15T01:25:00Z">
              <w:rPr/>
            </w:rPrChange>
          </w:rPr>
          <w:t>2</w:t>
        </w:r>
      </w:ins>
      <w:r w:rsidR="00E7033F">
        <w:t>Department</w:t>
      </w:r>
      <w:r w:rsidR="00E7033F">
        <w:rPr>
          <w:spacing w:val="-12"/>
        </w:rPr>
        <w:t xml:space="preserve"> </w:t>
      </w:r>
      <w:r w:rsidR="00E7033F">
        <w:t>of</w:t>
      </w:r>
      <w:r w:rsidR="00E7033F">
        <w:rPr>
          <w:spacing w:val="-12"/>
        </w:rPr>
        <w:t xml:space="preserve"> </w:t>
      </w:r>
      <w:r w:rsidR="00E7033F">
        <w:t>Mechanical</w:t>
      </w:r>
      <w:r w:rsidR="00E7033F">
        <w:rPr>
          <w:spacing w:val="-12"/>
        </w:rPr>
        <w:t xml:space="preserve"> </w:t>
      </w:r>
      <w:r w:rsidR="00E7033F">
        <w:t>and</w:t>
      </w:r>
      <w:r w:rsidR="00E7033F">
        <w:rPr>
          <w:spacing w:val="-12"/>
        </w:rPr>
        <w:t xml:space="preserve"> </w:t>
      </w:r>
      <w:r w:rsidR="00E7033F">
        <w:t>Industrial</w:t>
      </w:r>
      <w:r w:rsidR="00E7033F">
        <w:rPr>
          <w:spacing w:val="-12"/>
        </w:rPr>
        <w:t xml:space="preserve"> </w:t>
      </w:r>
      <w:r w:rsidR="00E7033F">
        <w:t>Engineering,</w:t>
      </w:r>
      <w:r w:rsidR="00E7033F">
        <w:rPr>
          <w:spacing w:val="-12"/>
        </w:rPr>
        <w:t xml:space="preserve"> </w:t>
      </w:r>
      <w:r w:rsidR="00E7033F">
        <w:t>New</w:t>
      </w:r>
      <w:r w:rsidR="00E7033F">
        <w:rPr>
          <w:spacing w:val="-12"/>
        </w:rPr>
        <w:t xml:space="preserve"> </w:t>
      </w:r>
      <w:r w:rsidR="00E7033F">
        <w:t>Jersey</w:t>
      </w:r>
      <w:r w:rsidR="00E7033F">
        <w:rPr>
          <w:spacing w:val="-12"/>
        </w:rPr>
        <w:t xml:space="preserve"> </w:t>
      </w:r>
      <w:r w:rsidR="00E7033F">
        <w:t>Institute</w:t>
      </w:r>
      <w:r w:rsidR="00E7033F">
        <w:rPr>
          <w:spacing w:val="-12"/>
        </w:rPr>
        <w:t xml:space="preserve"> </w:t>
      </w:r>
      <w:r w:rsidR="00E7033F">
        <w:t>of</w:t>
      </w:r>
      <w:r w:rsidR="00E7033F">
        <w:rPr>
          <w:spacing w:val="-12"/>
        </w:rPr>
        <w:t xml:space="preserve"> </w:t>
      </w:r>
      <w:r w:rsidR="00E7033F">
        <w:t>Technology, Newark, NJ 07102</w:t>
      </w:r>
    </w:p>
    <w:p w14:paraId="7EC186C7" w14:textId="77777777" w:rsidR="005A17AD" w:rsidRDefault="005A17AD">
      <w:pPr>
        <w:pStyle w:val="BodyText"/>
      </w:pPr>
    </w:p>
    <w:p w14:paraId="7EC186C8" w14:textId="77777777" w:rsidR="005A17AD" w:rsidRDefault="005A17AD">
      <w:pPr>
        <w:pStyle w:val="BodyText"/>
        <w:spacing w:before="62"/>
      </w:pPr>
    </w:p>
    <w:p w14:paraId="7EC186C9" w14:textId="594D0B19" w:rsidR="005A17AD" w:rsidRDefault="00E7033F">
      <w:pPr>
        <w:pStyle w:val="BodyText"/>
        <w:spacing w:line="249" w:lineRule="auto"/>
        <w:ind w:right="357"/>
        <w:jc w:val="both"/>
      </w:pPr>
      <w:r w:rsidRPr="00670807">
        <w:rPr>
          <w:rPrChange w:id="10" w:author="Liu, Xing" w:date="2026-06-14T21:36:00Z" w16du:dateUtc="2026-06-15T01:36:00Z">
            <w:rPr>
              <w:b/>
            </w:rPr>
          </w:rPrChange>
        </w:rPr>
        <w:t>Abstract:</w:t>
      </w:r>
      <w:r w:rsidRPr="00670807">
        <w:rPr>
          <w:rPrChange w:id="11" w:author="Liu, Xing" w:date="2026-06-14T21:36:00Z" w16du:dateUtc="2026-06-15T01:36:00Z">
            <w:rPr>
              <w:b/>
              <w:spacing w:val="-5"/>
            </w:rPr>
          </w:rPrChange>
        </w:rPr>
        <w:t xml:space="preserve"> </w:t>
      </w:r>
      <w:r>
        <w:t>Lattice</w:t>
      </w:r>
      <w:r w:rsidRPr="00670807">
        <w:rPr>
          <w:rPrChange w:id="12" w:author="Liu, Xing" w:date="2026-06-14T21:36:00Z" w16du:dateUtc="2026-06-15T01:36:00Z">
            <w:rPr>
              <w:spacing w:val="-15"/>
            </w:rPr>
          </w:rPrChange>
        </w:rPr>
        <w:t xml:space="preserve"> </w:t>
      </w:r>
      <w:r>
        <w:t>metamaterials</w:t>
      </w:r>
      <w:r w:rsidRPr="00670807">
        <w:rPr>
          <w:rPrChange w:id="13" w:author="Liu, Xing" w:date="2026-06-14T21:36:00Z" w16du:dateUtc="2026-06-15T01:36:00Z">
            <w:rPr>
              <w:spacing w:val="-15"/>
            </w:rPr>
          </w:rPrChange>
        </w:rPr>
        <w:t xml:space="preserve"> </w:t>
      </w:r>
      <w:r>
        <w:t>are</w:t>
      </w:r>
      <w:r w:rsidRPr="00670807">
        <w:rPr>
          <w:rPrChange w:id="14" w:author="Liu, Xing" w:date="2026-06-14T21:36:00Z" w16du:dateUtc="2026-06-15T01:36:00Z">
            <w:rPr>
              <w:spacing w:val="-15"/>
            </w:rPr>
          </w:rPrChange>
        </w:rPr>
        <w:t xml:space="preserve"> </w:t>
      </w:r>
      <w:r>
        <w:t>engineered</w:t>
      </w:r>
      <w:r w:rsidRPr="00670807">
        <w:rPr>
          <w:rPrChange w:id="15" w:author="Liu, Xing" w:date="2026-06-14T21:36:00Z" w16du:dateUtc="2026-06-15T01:36:00Z">
            <w:rPr>
              <w:spacing w:val="-15"/>
            </w:rPr>
          </w:rPrChange>
        </w:rPr>
        <w:t xml:space="preserve"> </w:t>
      </w:r>
      <w:del w:id="16" w:author="Liu, Xing" w:date="2026-06-14T21:31:00Z" w16du:dateUtc="2026-06-15T01:31:00Z">
        <w:r w:rsidDel="006B1569">
          <w:delText>solids</w:delText>
        </w:r>
        <w:r w:rsidRPr="00670807" w:rsidDel="006B1569">
          <w:rPr>
            <w:rPrChange w:id="17" w:author="Liu, Xing" w:date="2026-06-14T21:36:00Z" w16du:dateUtc="2026-06-15T01:36:00Z">
              <w:rPr>
                <w:spacing w:val="-15"/>
              </w:rPr>
            </w:rPrChange>
          </w:rPr>
          <w:delText xml:space="preserve"> </w:delText>
        </w:r>
      </w:del>
      <w:ins w:id="18" w:author="Liu, Xing" w:date="2026-06-14T21:37:00Z" w16du:dateUtc="2026-06-15T01:37:00Z">
        <w:r w:rsidR="000E56A4">
          <w:t>solids</w:t>
        </w:r>
      </w:ins>
      <w:ins w:id="19" w:author="Liu, Xing" w:date="2026-06-14T21:31:00Z" w16du:dateUtc="2026-06-15T01:31:00Z">
        <w:r w:rsidR="006B1569" w:rsidRPr="00670807">
          <w:rPr>
            <w:rPrChange w:id="20" w:author="Liu, Xing" w:date="2026-06-14T21:36:00Z" w16du:dateUtc="2026-06-15T01:36:00Z">
              <w:rPr>
                <w:spacing w:val="-15"/>
              </w:rPr>
            </w:rPrChange>
          </w:rPr>
          <w:t xml:space="preserve"> </w:t>
        </w:r>
      </w:ins>
      <w:r>
        <w:t>whose</w:t>
      </w:r>
      <w:r w:rsidRPr="00670807">
        <w:rPr>
          <w:rPrChange w:id="21" w:author="Liu, Xing" w:date="2026-06-14T21:36:00Z" w16du:dateUtc="2026-06-15T01:36:00Z">
            <w:rPr>
              <w:spacing w:val="-15"/>
            </w:rPr>
          </w:rPrChange>
        </w:rPr>
        <w:t xml:space="preserve"> </w:t>
      </w:r>
      <w:del w:id="22" w:author="Liu, Xing" w:date="2026-06-14T21:32:00Z" w16du:dateUtc="2026-06-15T01:32:00Z">
        <w:r w:rsidDel="006C766A">
          <w:delText>mechanical</w:delText>
        </w:r>
        <w:r w:rsidRPr="00670807" w:rsidDel="006C766A">
          <w:rPr>
            <w:rPrChange w:id="23" w:author="Liu, Xing" w:date="2026-06-14T21:36:00Z" w16du:dateUtc="2026-06-15T01:36:00Z">
              <w:rPr>
                <w:spacing w:val="-15"/>
              </w:rPr>
            </w:rPrChange>
          </w:rPr>
          <w:delText xml:space="preserve"> </w:delText>
        </w:r>
      </w:del>
      <w:r>
        <w:t>performance</w:t>
      </w:r>
      <w:r w:rsidRPr="00670807">
        <w:rPr>
          <w:rPrChange w:id="24" w:author="Liu, Xing" w:date="2026-06-14T21:36:00Z" w16du:dateUtc="2026-06-15T01:36:00Z">
            <w:rPr>
              <w:spacing w:val="-15"/>
            </w:rPr>
          </w:rPrChange>
        </w:rPr>
        <w:t xml:space="preserve"> </w:t>
      </w:r>
      <w:r>
        <w:t>is</w:t>
      </w:r>
      <w:r w:rsidRPr="00670807">
        <w:rPr>
          <w:rPrChange w:id="25" w:author="Liu, Xing" w:date="2026-06-14T21:36:00Z" w16du:dateUtc="2026-06-15T01:36:00Z">
            <w:rPr>
              <w:spacing w:val="-15"/>
            </w:rPr>
          </w:rPrChange>
        </w:rPr>
        <w:t xml:space="preserve"> </w:t>
      </w:r>
      <w:r>
        <w:t>governed not</w:t>
      </w:r>
      <w:r w:rsidRPr="00670807">
        <w:rPr>
          <w:rPrChange w:id="26" w:author="Liu, Xing" w:date="2026-06-14T21:36:00Z" w16du:dateUtc="2026-06-15T01:36:00Z">
            <w:rPr>
              <w:spacing w:val="-7"/>
            </w:rPr>
          </w:rPrChange>
        </w:rPr>
        <w:t xml:space="preserve"> </w:t>
      </w:r>
      <w:r>
        <w:t>only</w:t>
      </w:r>
      <w:r w:rsidRPr="00670807">
        <w:rPr>
          <w:rPrChange w:id="27" w:author="Liu, Xing" w:date="2026-06-14T21:36:00Z" w16du:dateUtc="2026-06-15T01:36:00Z">
            <w:rPr>
              <w:spacing w:val="-7"/>
            </w:rPr>
          </w:rPrChange>
        </w:rPr>
        <w:t xml:space="preserve"> </w:t>
      </w:r>
      <w:r>
        <w:t>by</w:t>
      </w:r>
      <w:r w:rsidRPr="00670807">
        <w:rPr>
          <w:rPrChange w:id="28" w:author="Liu, Xing" w:date="2026-06-14T21:36:00Z" w16du:dateUtc="2026-06-15T01:36:00Z">
            <w:rPr>
              <w:spacing w:val="-7"/>
            </w:rPr>
          </w:rPrChange>
        </w:rPr>
        <w:t xml:space="preserve"> </w:t>
      </w:r>
      <w:r>
        <w:t>constituent</w:t>
      </w:r>
      <w:r w:rsidRPr="00670807">
        <w:rPr>
          <w:rPrChange w:id="29" w:author="Liu, Xing" w:date="2026-06-14T21:36:00Z" w16du:dateUtc="2026-06-15T01:36:00Z">
            <w:rPr>
              <w:spacing w:val="-7"/>
            </w:rPr>
          </w:rPrChange>
        </w:rPr>
        <w:t xml:space="preserve"> </w:t>
      </w:r>
      <w:r>
        <w:t>material</w:t>
      </w:r>
      <w:r w:rsidRPr="00670807">
        <w:rPr>
          <w:rPrChange w:id="30" w:author="Liu, Xing" w:date="2026-06-14T21:36:00Z" w16du:dateUtc="2026-06-15T01:36:00Z">
            <w:rPr>
              <w:spacing w:val="-7"/>
            </w:rPr>
          </w:rPrChange>
        </w:rPr>
        <w:t xml:space="preserve"> </w:t>
      </w:r>
      <w:r>
        <w:t>properties</w:t>
      </w:r>
      <w:ins w:id="31" w:author="Liu, Xing" w:date="2026-06-14T21:32:00Z" w16du:dateUtc="2026-06-15T01:32:00Z">
        <w:r w:rsidR="006C766A">
          <w:t>,</w:t>
        </w:r>
      </w:ins>
      <w:r w:rsidRPr="00670807">
        <w:rPr>
          <w:rPrChange w:id="32" w:author="Liu, Xing" w:date="2026-06-14T21:36:00Z" w16du:dateUtc="2026-06-15T01:36:00Z">
            <w:rPr>
              <w:spacing w:val="-7"/>
            </w:rPr>
          </w:rPrChange>
        </w:rPr>
        <w:t xml:space="preserve"> </w:t>
      </w:r>
      <w:r>
        <w:t>but</w:t>
      </w:r>
      <w:ins w:id="33" w:author="Liu, Xing" w:date="2026-06-14T21:32:00Z" w16du:dateUtc="2026-06-15T01:32:00Z">
        <w:r w:rsidR="006C766A">
          <w:t xml:space="preserve"> also</w:t>
        </w:r>
      </w:ins>
      <w:r w:rsidRPr="00670807">
        <w:rPr>
          <w:rPrChange w:id="34" w:author="Liu, Xing" w:date="2026-06-14T21:36:00Z" w16du:dateUtc="2026-06-15T01:36:00Z">
            <w:rPr>
              <w:spacing w:val="-7"/>
            </w:rPr>
          </w:rPrChange>
        </w:rPr>
        <w:t xml:space="preserve"> </w:t>
      </w:r>
      <w:r>
        <w:t>by</w:t>
      </w:r>
      <w:r w:rsidRPr="00670807">
        <w:rPr>
          <w:rPrChange w:id="35" w:author="Liu, Xing" w:date="2026-06-14T21:36:00Z" w16du:dateUtc="2026-06-15T01:36:00Z">
            <w:rPr>
              <w:spacing w:val="-7"/>
            </w:rPr>
          </w:rPrChange>
        </w:rPr>
        <w:t xml:space="preserve"> </w:t>
      </w:r>
      <w:ins w:id="36" w:author="Liu, Xing" w:date="2026-06-14T21:32:00Z" w16du:dateUtc="2026-06-15T01:32:00Z">
        <w:r w:rsidR="00D67A8A" w:rsidRPr="00670807">
          <w:rPr>
            <w:rPrChange w:id="37" w:author="Liu, Xing" w:date="2026-06-14T21:36:00Z" w16du:dateUtc="2026-06-15T01:36:00Z">
              <w:rPr>
                <w:spacing w:val="-7"/>
              </w:rPr>
            </w:rPrChange>
          </w:rPr>
          <w:t xml:space="preserve">their </w:t>
        </w:r>
      </w:ins>
      <w:r>
        <w:t>geometr</w:t>
      </w:r>
      <w:del w:id="38" w:author="Liu, Xing" w:date="2026-06-14T21:33:00Z" w16du:dateUtc="2026-06-15T01:33:00Z">
        <w:r w:rsidDel="001E5CBE">
          <w:delText>y,</w:delText>
        </w:r>
        <w:r w:rsidRPr="00670807" w:rsidDel="001E5CBE">
          <w:rPr>
            <w:rPrChange w:id="39" w:author="Liu, Xing" w:date="2026-06-14T21:36:00Z" w16du:dateUtc="2026-06-15T01:36:00Z">
              <w:rPr>
                <w:spacing w:val="-7"/>
              </w:rPr>
            </w:rPrChange>
          </w:rPr>
          <w:delText xml:space="preserve"> </w:delText>
        </w:r>
        <w:r w:rsidDel="001E5CBE">
          <w:delText>topology,</w:delText>
        </w:r>
        <w:r w:rsidRPr="00670807" w:rsidDel="001E5CBE">
          <w:rPr>
            <w:rPrChange w:id="40" w:author="Liu, Xing" w:date="2026-06-14T21:36:00Z" w16du:dateUtc="2026-06-15T01:36:00Z">
              <w:rPr>
                <w:spacing w:val="-7"/>
              </w:rPr>
            </w:rPrChange>
          </w:rPr>
          <w:delText xml:space="preserve"> </w:delText>
        </w:r>
        <w:r w:rsidDel="001E5CBE">
          <w:delText>nodal</w:delText>
        </w:r>
        <w:r w:rsidRPr="00670807" w:rsidDel="001E5CBE">
          <w:rPr>
            <w:rPrChange w:id="41" w:author="Liu, Xing" w:date="2026-06-14T21:36:00Z" w16du:dateUtc="2026-06-15T01:36:00Z">
              <w:rPr>
                <w:spacing w:val="-7"/>
              </w:rPr>
            </w:rPrChange>
          </w:rPr>
          <w:delText xml:space="preserve"> </w:delText>
        </w:r>
        <w:r w:rsidDel="001E5CBE">
          <w:delText>connectivity,</w:delText>
        </w:r>
        <w:r w:rsidRPr="00670807" w:rsidDel="001E5CBE">
          <w:rPr>
            <w:rPrChange w:id="42" w:author="Liu, Xing" w:date="2026-06-14T21:36:00Z" w16du:dateUtc="2026-06-15T01:36:00Z">
              <w:rPr>
                <w:spacing w:val="-7"/>
              </w:rPr>
            </w:rPrChange>
          </w:rPr>
          <w:delText xml:space="preserve"> </w:delText>
        </w:r>
        <w:r w:rsidDel="001E5CBE">
          <w:delText>and</w:delText>
        </w:r>
        <w:r w:rsidRPr="00670807" w:rsidDel="001E5CBE">
          <w:rPr>
            <w:rPrChange w:id="43" w:author="Liu, Xing" w:date="2026-06-14T21:36:00Z" w16du:dateUtc="2026-06-15T01:36:00Z">
              <w:rPr>
                <w:spacing w:val="-7"/>
              </w:rPr>
            </w:rPrChange>
          </w:rPr>
          <w:delText xml:space="preserve"> </w:delText>
        </w:r>
        <w:r w:rsidDel="001E5CBE">
          <w:delText>de</w:delText>
        </w:r>
        <w:r w:rsidDel="001E5CBE">
          <w:softHyphen/>
          <w:delText>fect structure</w:delText>
        </w:r>
      </w:del>
      <w:ins w:id="44" w:author="Liu, Xing" w:date="2026-06-14T21:33:00Z" w16du:dateUtc="2026-06-15T01:33:00Z">
        <w:r w:rsidR="001E5CBE">
          <w:t>ic archit</w:t>
        </w:r>
      </w:ins>
      <w:ins w:id="45" w:author="Liu, Xing" w:date="2026-06-14T21:34:00Z" w16du:dateUtc="2026-06-15T01:34:00Z">
        <w:r w:rsidR="008B3D53">
          <w:t>ecture</w:t>
        </w:r>
      </w:ins>
      <w:ins w:id="46" w:author="Liu, Xing" w:date="2026-06-14T21:35:00Z" w16du:dateUtc="2026-06-15T01:35:00Z">
        <w:r w:rsidR="00130ADE" w:rsidRPr="00670807">
          <w:rPr>
            <w:rPrChange w:id="47" w:author="Liu, Xing" w:date="2026-06-14T21:36:00Z" w16du:dateUtc="2026-06-15T01:36:00Z">
              <w:rPr>
                <w:spacing w:val="40"/>
              </w:rPr>
            </w:rPrChange>
          </w:rPr>
          <w:t>.</w:t>
        </w:r>
      </w:ins>
      <w:ins w:id="48" w:author="Liu, Xing" w:date="2026-06-14T21:36:00Z" w16du:dateUtc="2026-06-15T01:36:00Z">
        <w:r w:rsidR="00670807">
          <w:t xml:space="preserve"> </w:t>
        </w:r>
      </w:ins>
      <w:ins w:id="49" w:author="Liu, Xing" w:date="2026-06-14T21:42:00Z" w16du:dateUtc="2026-06-15T01:42:00Z">
        <w:r w:rsidR="00D70074" w:rsidRPr="00D70074">
          <w:t xml:space="preserve">Despite their promise as lightweight, strong, and multifunctional materials, uncertainties in </w:t>
        </w:r>
      </w:ins>
      <w:ins w:id="50" w:author="Liu, Xing" w:date="2026-06-14T21:43:00Z" w16du:dateUtc="2026-06-15T01:43:00Z">
        <w:r w:rsidR="00C067FE">
          <w:t>their</w:t>
        </w:r>
      </w:ins>
      <w:ins w:id="51" w:author="Liu, Xing" w:date="2026-06-14T21:42:00Z" w16du:dateUtc="2026-06-15T01:42:00Z">
        <w:r w:rsidR="00D70074" w:rsidRPr="00D70074">
          <w:t xml:space="preserve"> mechanical properties, </w:t>
        </w:r>
      </w:ins>
      <w:ins w:id="52" w:author="Liu, Xing" w:date="2026-06-14T21:43:00Z" w16du:dateUtc="2026-06-15T01:43:00Z">
        <w:r w:rsidR="00C067FE">
          <w:t>including</w:t>
        </w:r>
      </w:ins>
      <w:ins w:id="53" w:author="Liu, Xing" w:date="2026-06-14T21:42:00Z" w16du:dateUtc="2026-06-15T01:42:00Z">
        <w:r w:rsidR="00D70074" w:rsidRPr="00D70074">
          <w:t xml:space="preserve"> stiffness and fracture resistance, </w:t>
        </w:r>
        <w:r w:rsidR="00C067FE" w:rsidRPr="00C067FE">
          <w:t>raises concerns about their reliability in practical applications.</w:t>
        </w:r>
      </w:ins>
      <w:ins w:id="54" w:author="Liu, Xing" w:date="2026-06-14T21:43:00Z" w16du:dateUtc="2026-06-15T01:43:00Z">
        <w:r w:rsidR="00172B24">
          <w:t xml:space="preserve"> Such uncertainties arise from</w:t>
        </w:r>
        <w:r w:rsidR="00362E2F">
          <w:t xml:space="preserve"> </w:t>
        </w:r>
      </w:ins>
      <w:ins w:id="55" w:author="Liu, Xing" w:date="2026-06-14T21:44:00Z" w16du:dateUtc="2026-06-15T01:44:00Z">
        <w:r w:rsidR="00362E2F">
          <w:t>imperfections</w:t>
        </w:r>
        <w:r w:rsidR="009A330D">
          <w:t xml:space="preserve"> </w:t>
        </w:r>
      </w:ins>
      <w:ins w:id="56" w:author="Liu, Xing" w:date="2026-06-14T21:45:00Z" w16du:dateUtc="2026-06-15T01:45:00Z">
        <w:r w:rsidR="00C3644E">
          <w:t>and randomness</w:t>
        </w:r>
        <w:r w:rsidR="00665E8D">
          <w:t xml:space="preserve"> </w:t>
        </w:r>
      </w:ins>
      <w:ins w:id="57" w:author="Liu, Xing" w:date="2026-06-14T21:46:00Z" w16du:dateUtc="2026-06-15T01:46:00Z">
        <w:r w:rsidR="00665E8D">
          <w:t xml:space="preserve">in </w:t>
        </w:r>
      </w:ins>
      <w:ins w:id="58" w:author="Liu, Xing" w:date="2026-06-14T21:47:00Z" w16du:dateUtc="2026-06-15T01:47:00Z">
        <w:r w:rsidR="00F86A25">
          <w:t xml:space="preserve">the dimensions and </w:t>
        </w:r>
      </w:ins>
      <w:ins w:id="59" w:author="Liu, Xing" w:date="2026-06-14T21:48:00Z" w16du:dateUtc="2026-06-15T01:48:00Z">
        <w:r w:rsidR="00500B38">
          <w:t xml:space="preserve">spatial </w:t>
        </w:r>
      </w:ins>
      <w:ins w:id="60" w:author="Liu, Xing" w:date="2026-06-14T21:47:00Z" w16du:dateUtc="2026-06-15T01:47:00Z">
        <w:r w:rsidR="00F86A25">
          <w:t>arrangements of structs</w:t>
        </w:r>
      </w:ins>
      <w:ins w:id="61" w:author="Liu, Xing" w:date="2026-06-14T21:46:00Z" w16du:dateUtc="2026-06-15T01:46:00Z">
        <w:r w:rsidR="00665E8D">
          <w:t xml:space="preserve"> </w:t>
        </w:r>
      </w:ins>
      <w:ins w:id="62" w:author="Liu, Xing" w:date="2026-06-14T21:45:00Z" w16du:dateUtc="2026-06-15T01:45:00Z">
        <w:r w:rsidR="00C3644E">
          <w:t xml:space="preserve">introduced </w:t>
        </w:r>
        <w:r w:rsidR="00665E8D">
          <w:t>during additive manufacturing</w:t>
        </w:r>
      </w:ins>
      <w:ins w:id="63" w:author="Liu, Xing" w:date="2026-06-14T21:49:00Z" w16du:dateUtc="2026-06-15T01:49:00Z">
        <w:r w:rsidR="005E6F89">
          <w:t>.</w:t>
        </w:r>
      </w:ins>
      <w:ins w:id="64" w:author="Liu, Xing" w:date="2026-06-14T21:47:00Z" w16du:dateUtc="2026-06-15T01:47:00Z">
        <w:r w:rsidR="00825F5E">
          <w:t xml:space="preserve"> </w:t>
        </w:r>
      </w:ins>
      <w:ins w:id="65" w:author="Liu, Xing" w:date="2026-06-14T21:49:00Z" w16du:dateUtc="2026-06-15T01:49:00Z">
        <w:r w:rsidR="005E6F89">
          <w:t xml:space="preserve">These effects are </w:t>
        </w:r>
      </w:ins>
      <w:ins w:id="66" w:author="Liu, Xing" w:date="2026-06-14T21:47:00Z" w16du:dateUtc="2026-06-15T01:47:00Z">
        <w:r w:rsidR="00825F5E">
          <w:t xml:space="preserve">beyond the capability of </w:t>
        </w:r>
      </w:ins>
      <w:del w:id="67" w:author="Liu, Xing" w:date="2026-06-14T21:34:00Z" w16du:dateUtc="2026-06-15T01:34:00Z">
        <w:r w:rsidDel="00130ADE">
          <w:delText>.</w:delText>
        </w:r>
        <w:r w:rsidRPr="00670807" w:rsidDel="00130ADE">
          <w:rPr>
            <w:rPrChange w:id="68" w:author="Liu, Xing" w:date="2026-06-14T21:36:00Z" w16du:dateUtc="2026-06-15T01:36:00Z">
              <w:rPr>
                <w:spacing w:val="40"/>
              </w:rPr>
            </w:rPrChange>
          </w:rPr>
          <w:delText xml:space="preserve"> </w:delText>
        </w:r>
      </w:del>
      <w:del w:id="69" w:author="Liu, Xing" w:date="2026-06-14T21:47:00Z" w16du:dateUtc="2026-06-15T01:47:00Z">
        <w:r w:rsidDel="00825F5E">
          <w:delText>C</w:delText>
        </w:r>
      </w:del>
      <w:ins w:id="70" w:author="Liu, Xing" w:date="2026-06-14T21:47:00Z" w16du:dateUtc="2026-06-15T01:47:00Z">
        <w:r w:rsidR="00825F5E">
          <w:t>c</w:t>
        </w:r>
      </w:ins>
      <w:r>
        <w:t>lassical analytical models</w:t>
      </w:r>
      <w:ins w:id="71" w:author="Liu, Xing" w:date="2026-06-14T21:49:00Z" w16du:dateUtc="2026-06-15T01:49:00Z">
        <w:r w:rsidR="001A4B8A">
          <w:t>,</w:t>
        </w:r>
      </w:ins>
      <w:r>
        <w:t xml:space="preserve"> </w:t>
      </w:r>
      <w:ins w:id="72" w:author="Liu, Xing" w:date="2026-06-14T21:47:00Z" w16du:dateUtc="2026-06-15T01:47:00Z">
        <w:r w:rsidR="00825F5E">
          <w:t>w</w:t>
        </w:r>
      </w:ins>
      <w:ins w:id="73" w:author="Liu, Xing" w:date="2026-06-14T21:48:00Z" w16du:dateUtc="2026-06-15T01:48:00Z">
        <w:r w:rsidR="00825F5E">
          <w:t xml:space="preserve">hich </w:t>
        </w:r>
      </w:ins>
      <w:ins w:id="74" w:author="Liu, Xing" w:date="2026-06-14T21:49:00Z" w16du:dateUtc="2026-06-15T01:49:00Z">
        <w:r w:rsidR="001A4B8A">
          <w:t xml:space="preserve">typically </w:t>
        </w:r>
      </w:ins>
      <w:r>
        <w:t>assume ideal</w:t>
      </w:r>
      <w:ins w:id="75" w:author="Liu, Xing" w:date="2026-06-14T21:49:00Z" w16du:dateUtc="2026-06-15T01:49:00Z">
        <w:r w:rsidR="00BE0E90">
          <w:t>ized</w:t>
        </w:r>
      </w:ins>
      <w:r>
        <w:t xml:space="preserve">, </w:t>
      </w:r>
      <w:ins w:id="76" w:author="Liu, Xing" w:date="2026-06-14T21:50:00Z" w16du:dateUtc="2026-06-15T01:50:00Z">
        <w:r w:rsidR="00BE0E90">
          <w:t xml:space="preserve">perfectly </w:t>
        </w:r>
      </w:ins>
      <w:r>
        <w:t>periodic unit cells</w:t>
      </w:r>
      <w:del w:id="77" w:author="Liu, Xing" w:date="2026-06-14T21:48:00Z" w16du:dateUtc="2026-06-15T01:48:00Z">
        <w:r w:rsidDel="00825F5E">
          <w:delText>, yet real fabricated lattices produced via additive manufacturing exhibit strut diameter variation, node misalignment, and missing members that cause these models to fail</w:delText>
        </w:r>
      </w:del>
      <w:r>
        <w:t>.</w:t>
      </w:r>
      <w:r w:rsidRPr="00670807">
        <w:rPr>
          <w:rPrChange w:id="78" w:author="Liu, Xing" w:date="2026-06-14T21:36:00Z" w16du:dateUtc="2026-06-15T01:36:00Z">
            <w:rPr>
              <w:spacing w:val="30"/>
            </w:rPr>
          </w:rPrChange>
        </w:rPr>
        <w:t xml:space="preserve"> </w:t>
      </w:r>
      <w:r>
        <w:t>Finite element (FE) simulation</w:t>
      </w:r>
      <w:ins w:id="79" w:author="Liu, Xing" w:date="2026-06-14T21:51:00Z" w16du:dateUtc="2026-06-15T01:51:00Z">
        <w:r w:rsidR="005D72DB">
          <w:t>s</w:t>
        </w:r>
      </w:ins>
      <w:r>
        <w:t xml:space="preserve"> can resolve these complexities</w:t>
      </w:r>
      <w:ins w:id="80" w:author="Liu, Xing" w:date="2026-06-14T21:51:00Z" w16du:dateUtc="2026-06-15T01:51:00Z">
        <w:r w:rsidR="005A3CAF">
          <w:t>,</w:t>
        </w:r>
      </w:ins>
      <w:r>
        <w:t xml:space="preserve"> but </w:t>
      </w:r>
      <w:ins w:id="81" w:author="Liu, Xing" w:date="2026-06-14T21:51:00Z" w16du:dateUtc="2026-06-15T01:51:00Z">
        <w:r w:rsidR="005D72DB">
          <w:t xml:space="preserve">they </w:t>
        </w:r>
      </w:ins>
      <w:r>
        <w:t>become</w:t>
      </w:r>
      <w:del w:id="82" w:author="Liu, Xing" w:date="2026-06-14T21:51:00Z" w16du:dateUtc="2026-06-15T01:51:00Z">
        <w:r w:rsidDel="005D72DB">
          <w:delText>s</w:delText>
        </w:r>
      </w:del>
      <w:r>
        <w:t xml:space="preserve"> computationally prohibitive when </w:t>
      </w:r>
      <w:ins w:id="83" w:author="Liu, Xing" w:date="2026-06-14T21:52:00Z" w16du:dateUtc="2026-06-15T01:52:00Z">
        <w:r w:rsidR="00686FB5">
          <w:t xml:space="preserve">used to </w:t>
        </w:r>
      </w:ins>
      <w:del w:id="84" w:author="Liu, Xing" w:date="2026-06-14T21:52:00Z" w16du:dateUtc="2026-06-15T01:52:00Z">
        <w:r w:rsidDel="00686FB5">
          <w:delText>screening</w:delText>
        </w:r>
      </w:del>
      <w:ins w:id="85" w:author="Liu, Xing" w:date="2026-06-14T21:52:00Z" w16du:dateUtc="2026-06-15T01:52:00Z">
        <w:r w:rsidR="00686FB5">
          <w:t>explore</w:t>
        </w:r>
      </w:ins>
      <w:r>
        <w:t xml:space="preserve"> </w:t>
      </w:r>
      <w:ins w:id="86" w:author="Liu, Xing" w:date="2026-06-14T21:53:00Z" w16du:dateUtc="2026-06-15T01:53:00Z">
        <w:r w:rsidR="00D555C0">
          <w:t>the vast space of possible</w:t>
        </w:r>
      </w:ins>
      <w:del w:id="87" w:author="Liu, Xing" w:date="2026-06-14T21:52:00Z" w16du:dateUtc="2026-06-15T01:52:00Z">
        <w:r w:rsidDel="00276D81">
          <w:delText>large design space</w:delText>
        </w:r>
        <w:r w:rsidDel="00686FB5">
          <w:delText>s</w:delText>
        </w:r>
        <w:r w:rsidDel="00276D81">
          <w:delText xml:space="preserve"> across</w:delText>
        </w:r>
      </w:del>
      <w:r w:rsidRPr="00670807">
        <w:rPr>
          <w:rPrChange w:id="88" w:author="Liu, Xing" w:date="2026-06-14T21:36:00Z" w16du:dateUtc="2026-06-15T01:36:00Z">
            <w:rPr>
              <w:spacing w:val="-4"/>
            </w:rPr>
          </w:rPrChange>
        </w:rPr>
        <w:t xml:space="preserve"> </w:t>
      </w:r>
      <w:del w:id="89" w:author="Liu, Xing" w:date="2026-06-14T21:52:00Z" w16du:dateUtc="2026-06-15T01:52:00Z">
        <w:r w:rsidDel="00276D81">
          <w:delText>thousands</w:delText>
        </w:r>
        <w:r w:rsidRPr="00670807" w:rsidDel="00276D81">
          <w:rPr>
            <w:rPrChange w:id="90" w:author="Liu, Xing" w:date="2026-06-14T21:36:00Z" w16du:dateUtc="2026-06-15T01:36:00Z">
              <w:rPr>
                <w:spacing w:val="-4"/>
              </w:rPr>
            </w:rPrChange>
          </w:rPr>
          <w:delText xml:space="preserve"> </w:delText>
        </w:r>
        <w:r w:rsidDel="00276D81">
          <w:delText>of</w:delText>
        </w:r>
        <w:r w:rsidRPr="00670807" w:rsidDel="00276D81">
          <w:rPr>
            <w:rPrChange w:id="91" w:author="Liu, Xing" w:date="2026-06-14T21:36:00Z" w16du:dateUtc="2026-06-15T01:36:00Z">
              <w:rPr>
                <w:spacing w:val="-4"/>
              </w:rPr>
            </w:rPrChange>
          </w:rPr>
          <w:delText xml:space="preserve"> </w:delText>
        </w:r>
      </w:del>
      <w:r>
        <w:t>topologies</w:t>
      </w:r>
      <w:r w:rsidRPr="00670807">
        <w:rPr>
          <w:rPrChange w:id="92" w:author="Liu, Xing" w:date="2026-06-14T21:36:00Z" w16du:dateUtc="2026-06-15T01:36:00Z">
            <w:rPr>
              <w:spacing w:val="-4"/>
            </w:rPr>
          </w:rPrChange>
        </w:rPr>
        <w:t xml:space="preserve"> </w:t>
      </w:r>
      <w:r>
        <w:t>and</w:t>
      </w:r>
      <w:r w:rsidRPr="00670807">
        <w:rPr>
          <w:rPrChange w:id="93" w:author="Liu, Xing" w:date="2026-06-14T21:36:00Z" w16du:dateUtc="2026-06-15T01:36:00Z">
            <w:rPr>
              <w:spacing w:val="-4"/>
            </w:rPr>
          </w:rPrChange>
        </w:rPr>
        <w:t xml:space="preserve"> </w:t>
      </w:r>
      <w:r>
        <w:t>defect</w:t>
      </w:r>
      <w:r w:rsidRPr="00670807">
        <w:rPr>
          <w:rPrChange w:id="94" w:author="Liu, Xing" w:date="2026-06-14T21:36:00Z" w16du:dateUtc="2026-06-15T01:36:00Z">
            <w:rPr>
              <w:spacing w:val="-4"/>
            </w:rPr>
          </w:rPrChange>
        </w:rPr>
        <w:t xml:space="preserve"> </w:t>
      </w:r>
      <w:r>
        <w:t>configurations. This</w:t>
      </w:r>
      <w:r w:rsidRPr="00670807">
        <w:rPr>
          <w:rPrChange w:id="95" w:author="Liu, Xing" w:date="2026-06-14T21:36:00Z" w16du:dateUtc="2026-06-15T01:36:00Z">
            <w:rPr>
              <w:spacing w:val="-4"/>
            </w:rPr>
          </w:rPrChange>
        </w:rPr>
        <w:t xml:space="preserve"> </w:t>
      </w:r>
      <w:r>
        <w:t>work</w:t>
      </w:r>
      <w:r w:rsidRPr="00670807">
        <w:rPr>
          <w:rPrChange w:id="96" w:author="Liu, Xing" w:date="2026-06-14T21:36:00Z" w16du:dateUtc="2026-06-15T01:36:00Z">
            <w:rPr>
              <w:spacing w:val="-4"/>
            </w:rPr>
          </w:rPrChange>
        </w:rPr>
        <w:t xml:space="preserve"> </w:t>
      </w:r>
      <w:r>
        <w:t>addresses</w:t>
      </w:r>
      <w:r w:rsidRPr="00670807">
        <w:rPr>
          <w:rPrChange w:id="97" w:author="Liu, Xing" w:date="2026-06-14T21:36:00Z" w16du:dateUtc="2026-06-15T01:36:00Z">
            <w:rPr>
              <w:spacing w:val="-4"/>
            </w:rPr>
          </w:rPrChange>
        </w:rPr>
        <w:t xml:space="preserve"> </w:t>
      </w:r>
      <w:ins w:id="98" w:author="Liu, Xing" w:date="2026-06-14T21:54:00Z" w16du:dateUtc="2026-06-15T01:54:00Z">
        <w:r w:rsidR="007758B7">
          <w:t xml:space="preserve">this challenge by </w:t>
        </w:r>
      </w:ins>
      <w:del w:id="99" w:author="Liu, Xing" w:date="2026-06-14T21:54:00Z" w16du:dateUtc="2026-06-15T01:54:00Z">
        <w:r w:rsidDel="007758B7">
          <w:delText>the</w:delText>
        </w:r>
        <w:r w:rsidRPr="00670807" w:rsidDel="007758B7">
          <w:rPr>
            <w:rPrChange w:id="100" w:author="Liu, Xing" w:date="2026-06-14T21:36:00Z" w16du:dateUtc="2026-06-15T01:36:00Z">
              <w:rPr>
                <w:spacing w:val="-4"/>
              </w:rPr>
            </w:rPrChange>
          </w:rPr>
          <w:delText xml:space="preserve"> </w:delText>
        </w:r>
        <w:r w:rsidDel="007758B7">
          <w:delText>need</w:delText>
        </w:r>
        <w:r w:rsidRPr="00670807" w:rsidDel="007758B7">
          <w:rPr>
            <w:rPrChange w:id="101" w:author="Liu, Xing" w:date="2026-06-14T21:36:00Z" w16du:dateUtc="2026-06-15T01:36:00Z">
              <w:rPr>
                <w:spacing w:val="-4"/>
              </w:rPr>
            </w:rPrChange>
          </w:rPr>
          <w:delText xml:space="preserve"> </w:delText>
        </w:r>
        <w:r w:rsidDel="007758B7">
          <w:delText>for</w:delText>
        </w:r>
      </w:del>
      <w:ins w:id="102" w:author="Liu, Xing" w:date="2026-06-14T21:54:00Z" w16du:dateUtc="2026-06-15T01:54:00Z">
        <w:r w:rsidR="007758B7">
          <w:t>developing</w:t>
        </w:r>
      </w:ins>
      <w:r w:rsidRPr="00670807">
        <w:rPr>
          <w:rPrChange w:id="103" w:author="Liu, Xing" w:date="2026-06-14T21:36:00Z" w16du:dateUtc="2026-06-15T01:36:00Z">
            <w:rPr>
              <w:spacing w:val="-4"/>
            </w:rPr>
          </w:rPrChange>
        </w:rPr>
        <w:t xml:space="preserve"> </w:t>
      </w:r>
      <w:r>
        <w:t>a</w:t>
      </w:r>
      <w:r w:rsidRPr="00670807">
        <w:rPr>
          <w:rPrChange w:id="104" w:author="Liu, Xing" w:date="2026-06-14T21:36:00Z" w16du:dateUtc="2026-06-15T01:36:00Z">
            <w:rPr>
              <w:spacing w:val="-4"/>
            </w:rPr>
          </w:rPrChange>
        </w:rPr>
        <w:t xml:space="preserve"> </w:t>
      </w:r>
      <w:r>
        <w:t xml:space="preserve">fast, topology-aware surrogate model </w:t>
      </w:r>
      <w:del w:id="105" w:author="Liu, Xing" w:date="2026-06-14T21:55:00Z" w16du:dateUtc="2026-06-15T01:55:00Z">
        <w:r w:rsidDel="00EE0647">
          <w:delText xml:space="preserve">by </w:delText>
        </w:r>
      </w:del>
      <w:ins w:id="106" w:author="Liu, Xing" w:date="2026-06-14T21:55:00Z" w16du:dateUtc="2026-06-15T01:55:00Z">
        <w:r w:rsidR="00EE0647">
          <w:t>that</w:t>
        </w:r>
        <w:r w:rsidR="00EE0647">
          <w:t xml:space="preserve"> </w:t>
        </w:r>
      </w:ins>
      <w:del w:id="107" w:author="Liu, Xing" w:date="2026-06-14T21:55:00Z" w16du:dateUtc="2026-06-15T01:55:00Z">
        <w:r w:rsidDel="00EE0647">
          <w:delText xml:space="preserve">framing </w:delText>
        </w:r>
      </w:del>
      <w:ins w:id="108" w:author="Liu, Xing" w:date="2026-06-14T21:55:00Z" w16du:dateUtc="2026-06-15T01:55:00Z">
        <w:r w:rsidR="00EE0647">
          <w:t>fram</w:t>
        </w:r>
        <w:r w:rsidR="00EE0647">
          <w:t>es the prediction of</w:t>
        </w:r>
        <w:r w:rsidR="00EE0647">
          <w:t xml:space="preserve"> </w:t>
        </w:r>
      </w:ins>
      <w:del w:id="109" w:author="Liu, Xing" w:date="2026-06-14T21:55:00Z" w16du:dateUtc="2026-06-15T01:55:00Z">
        <w:r w:rsidDel="0043354D">
          <w:delText xml:space="preserve">lattice </w:delText>
        </w:r>
      </w:del>
      <w:r>
        <w:t>stiffness and fracture</w:t>
      </w:r>
      <w:del w:id="110" w:author="Liu, Xing" w:date="2026-06-14T21:55:00Z" w16du:dateUtc="2026-06-15T01:55:00Z">
        <w:r w:rsidDel="0043354D">
          <w:delText>-related property</w:delText>
        </w:r>
      </w:del>
      <w:ins w:id="111" w:author="Liu, Xing" w:date="2026-06-14T21:55:00Z" w16du:dateUtc="2026-06-15T01:55:00Z">
        <w:r w:rsidR="0043354D">
          <w:t xml:space="preserve"> resistance</w:t>
        </w:r>
      </w:ins>
      <w:r>
        <w:t xml:space="preserve"> </w:t>
      </w:r>
      <w:del w:id="112" w:author="Liu, Xing" w:date="2026-06-14T21:55:00Z" w16du:dateUtc="2026-06-15T01:55:00Z">
        <w:r w:rsidDel="0043354D">
          <w:delText>predic</w:delText>
        </w:r>
        <w:r w:rsidDel="0043354D">
          <w:softHyphen/>
          <w:delText xml:space="preserve">tion </w:delText>
        </w:r>
      </w:del>
      <w:r>
        <w:t>as a graph learning problem.</w:t>
      </w:r>
      <w:r w:rsidRPr="00670807">
        <w:rPr>
          <w:rPrChange w:id="113" w:author="Liu, Xing" w:date="2026-06-14T21:36:00Z" w16du:dateUtc="2026-06-15T01:36:00Z">
            <w:rPr>
              <w:spacing w:val="33"/>
            </w:rPr>
          </w:rPrChange>
        </w:rPr>
        <w:t xml:space="preserve"> </w:t>
      </w:r>
      <w:r>
        <w:t xml:space="preserve">A lattice </w:t>
      </w:r>
      <w:del w:id="114" w:author="Liu, Xing" w:date="2026-06-14T21:57:00Z" w16du:dateUtc="2026-06-15T01:57:00Z">
        <w:r w:rsidDel="00755217">
          <w:delText xml:space="preserve">is </w:delText>
        </w:r>
      </w:del>
      <w:ins w:id="115" w:author="Liu, Xing" w:date="2026-06-14T21:57:00Z" w16du:dateUtc="2026-06-15T01:57:00Z">
        <w:r w:rsidR="00755217">
          <w:t>can be</w:t>
        </w:r>
        <w:r w:rsidR="00755217">
          <w:t xml:space="preserve"> </w:t>
        </w:r>
      </w:ins>
      <w:r>
        <w:t>naturally represented as a graph</w:t>
      </w:r>
      <w:ins w:id="116" w:author="Liu, Xing" w:date="2026-06-14T21:58:00Z" w16du:dateUtc="2026-06-15T01:58:00Z">
        <w:r w:rsidR="002A446E" w:rsidRPr="002A446E">
          <w:t>, where nodes denote joints, edges denote struts, and features encode geometry and boundary conditions</w:t>
        </w:r>
      </w:ins>
      <w:del w:id="117" w:author="Liu, Xing" w:date="2026-06-14T21:58:00Z" w16du:dateUtc="2026-06-15T01:58:00Z">
        <w:r w:rsidDel="002A446E">
          <w:delText xml:space="preserve"> in which joints are nodes and struts are edges, with node and edge attributes encoding position, beam cross-section, and</w:delText>
        </w:r>
        <w:r w:rsidRPr="00670807" w:rsidDel="002A446E">
          <w:rPr>
            <w:rPrChange w:id="118" w:author="Liu, Xing" w:date="2026-06-14T21:36:00Z" w16du:dateUtc="2026-06-15T01:36:00Z">
              <w:rPr>
                <w:spacing w:val="-5"/>
              </w:rPr>
            </w:rPrChange>
          </w:rPr>
          <w:delText xml:space="preserve"> </w:delText>
        </w:r>
        <w:r w:rsidDel="002A446E">
          <w:delText>boundary</w:delText>
        </w:r>
        <w:r w:rsidRPr="00670807" w:rsidDel="002A446E">
          <w:rPr>
            <w:rPrChange w:id="119" w:author="Liu, Xing" w:date="2026-06-14T21:36:00Z" w16du:dateUtc="2026-06-15T01:36:00Z">
              <w:rPr>
                <w:spacing w:val="-5"/>
              </w:rPr>
            </w:rPrChange>
          </w:rPr>
          <w:delText xml:space="preserve"> </w:delText>
        </w:r>
        <w:r w:rsidDel="002A446E">
          <w:delText>conditions</w:delText>
        </w:r>
      </w:del>
      <w:r>
        <w:t>. Graph</w:t>
      </w:r>
      <w:r w:rsidRPr="00670807">
        <w:rPr>
          <w:rPrChange w:id="120" w:author="Liu, Xing" w:date="2026-06-14T21:36:00Z" w16du:dateUtc="2026-06-15T01:36:00Z">
            <w:rPr>
              <w:spacing w:val="-5"/>
            </w:rPr>
          </w:rPrChange>
        </w:rPr>
        <w:t xml:space="preserve"> </w:t>
      </w:r>
      <w:r>
        <w:t>Neural</w:t>
      </w:r>
      <w:r w:rsidRPr="00670807">
        <w:rPr>
          <w:rPrChange w:id="121" w:author="Liu, Xing" w:date="2026-06-14T21:36:00Z" w16du:dateUtc="2026-06-15T01:36:00Z">
            <w:rPr>
              <w:spacing w:val="-5"/>
            </w:rPr>
          </w:rPrChange>
        </w:rPr>
        <w:t xml:space="preserve"> </w:t>
      </w:r>
      <w:r>
        <w:t>Networks</w:t>
      </w:r>
      <w:r w:rsidRPr="00670807">
        <w:rPr>
          <w:rPrChange w:id="122" w:author="Liu, Xing" w:date="2026-06-14T21:36:00Z" w16du:dateUtc="2026-06-15T01:36:00Z">
            <w:rPr>
              <w:spacing w:val="-5"/>
            </w:rPr>
          </w:rPrChange>
        </w:rPr>
        <w:t xml:space="preserve"> </w:t>
      </w:r>
      <w:r>
        <w:t>(GNNs)</w:t>
      </w:r>
      <w:r w:rsidRPr="00670807">
        <w:rPr>
          <w:rPrChange w:id="123" w:author="Liu, Xing" w:date="2026-06-14T21:36:00Z" w16du:dateUtc="2026-06-15T01:36:00Z">
            <w:rPr>
              <w:spacing w:val="-5"/>
            </w:rPr>
          </w:rPrChange>
        </w:rPr>
        <w:t xml:space="preserve"> </w:t>
      </w:r>
      <w:r>
        <w:t>operate</w:t>
      </w:r>
      <w:r w:rsidRPr="00670807">
        <w:rPr>
          <w:rPrChange w:id="124" w:author="Liu, Xing" w:date="2026-06-14T21:36:00Z" w16du:dateUtc="2026-06-15T01:36:00Z">
            <w:rPr>
              <w:spacing w:val="-5"/>
            </w:rPr>
          </w:rPrChange>
        </w:rPr>
        <w:t xml:space="preserve"> </w:t>
      </w:r>
      <w:del w:id="125" w:author="Liu, Xing" w:date="2026-06-14T22:00:00Z" w16du:dateUtc="2026-06-15T02:00:00Z">
        <w:r w:rsidDel="00EA1513">
          <w:delText>natively</w:delText>
        </w:r>
        <w:r w:rsidRPr="00670807" w:rsidDel="00EA1513">
          <w:rPr>
            <w:rPrChange w:id="126" w:author="Liu, Xing" w:date="2026-06-14T21:36:00Z" w16du:dateUtc="2026-06-15T01:36:00Z">
              <w:rPr>
                <w:spacing w:val="-5"/>
              </w:rPr>
            </w:rPrChange>
          </w:rPr>
          <w:delText xml:space="preserve"> </w:delText>
        </w:r>
      </w:del>
      <w:r>
        <w:t>on</w:t>
      </w:r>
      <w:r w:rsidRPr="00670807">
        <w:rPr>
          <w:rPrChange w:id="127" w:author="Liu, Xing" w:date="2026-06-14T21:36:00Z" w16du:dateUtc="2026-06-15T01:36:00Z">
            <w:rPr>
              <w:spacing w:val="-5"/>
            </w:rPr>
          </w:rPrChange>
        </w:rPr>
        <w:t xml:space="preserve"> </w:t>
      </w:r>
      <w:r>
        <w:t>this</w:t>
      </w:r>
      <w:r w:rsidRPr="00670807">
        <w:rPr>
          <w:rPrChange w:id="128" w:author="Liu, Xing" w:date="2026-06-14T21:36:00Z" w16du:dateUtc="2026-06-15T01:36:00Z">
            <w:rPr>
              <w:spacing w:val="-5"/>
            </w:rPr>
          </w:rPrChange>
        </w:rPr>
        <w:t xml:space="preserve"> </w:t>
      </w:r>
      <w:r>
        <w:t>representation and</w:t>
      </w:r>
      <w:r w:rsidRPr="00670807">
        <w:rPr>
          <w:rPrChange w:id="129" w:author="Liu, Xing" w:date="2026-06-14T21:36:00Z" w16du:dateUtc="2026-06-15T01:36:00Z">
            <w:rPr>
              <w:spacing w:val="-3"/>
            </w:rPr>
          </w:rPrChange>
        </w:rPr>
        <w:t xml:space="preserve"> </w:t>
      </w:r>
      <w:del w:id="130" w:author="Liu, Xing" w:date="2026-06-14T21:59:00Z" w16du:dateUtc="2026-06-15T01:59:00Z">
        <w:r w:rsidDel="00472161">
          <w:delText>can</w:delText>
        </w:r>
        <w:r w:rsidRPr="00670807" w:rsidDel="00472161">
          <w:rPr>
            <w:rPrChange w:id="131" w:author="Liu, Xing" w:date="2026-06-14T21:36:00Z" w16du:dateUtc="2026-06-15T01:36:00Z">
              <w:rPr>
                <w:spacing w:val="-3"/>
              </w:rPr>
            </w:rPrChange>
          </w:rPr>
          <w:delText xml:space="preserve"> </w:delText>
        </w:r>
      </w:del>
      <w:r>
        <w:t>propagate</w:t>
      </w:r>
      <w:r w:rsidRPr="00670807">
        <w:rPr>
          <w:rPrChange w:id="132" w:author="Liu, Xing" w:date="2026-06-14T21:36:00Z" w16du:dateUtc="2026-06-15T01:36:00Z">
            <w:rPr>
              <w:spacing w:val="-3"/>
            </w:rPr>
          </w:rPrChange>
        </w:rPr>
        <w:t xml:space="preserve"> </w:t>
      </w:r>
      <w:r>
        <w:t>information</w:t>
      </w:r>
      <w:r w:rsidRPr="00670807">
        <w:rPr>
          <w:rPrChange w:id="133" w:author="Liu, Xing" w:date="2026-06-14T21:36:00Z" w16du:dateUtc="2026-06-15T01:36:00Z">
            <w:rPr>
              <w:spacing w:val="-3"/>
            </w:rPr>
          </w:rPrChange>
        </w:rPr>
        <w:t xml:space="preserve"> </w:t>
      </w:r>
      <w:r>
        <w:t>along</w:t>
      </w:r>
      <w:r w:rsidRPr="00670807">
        <w:rPr>
          <w:rPrChange w:id="134" w:author="Liu, Xing" w:date="2026-06-14T21:36:00Z" w16du:dateUtc="2026-06-15T01:36:00Z">
            <w:rPr>
              <w:spacing w:val="-3"/>
            </w:rPr>
          </w:rPrChange>
        </w:rPr>
        <w:t xml:space="preserve"> </w:t>
      </w:r>
      <w:r>
        <w:t>connected</w:t>
      </w:r>
      <w:r w:rsidRPr="00670807">
        <w:rPr>
          <w:rPrChange w:id="135" w:author="Liu, Xing" w:date="2026-06-14T21:36:00Z" w16du:dateUtc="2026-06-15T01:36:00Z">
            <w:rPr>
              <w:spacing w:val="-3"/>
            </w:rPr>
          </w:rPrChange>
        </w:rPr>
        <w:t xml:space="preserve"> </w:t>
      </w:r>
      <w:del w:id="136" w:author="Liu, Xing" w:date="2026-06-14T21:59:00Z" w16du:dateUtc="2026-06-15T01:59:00Z">
        <w:r w:rsidDel="00B86AC6">
          <w:delText>struts</w:delText>
        </w:r>
        <w:r w:rsidRPr="00670807" w:rsidDel="00B86AC6">
          <w:rPr>
            <w:rPrChange w:id="137" w:author="Liu, Xing" w:date="2026-06-14T21:36:00Z" w16du:dateUtc="2026-06-15T01:36:00Z">
              <w:rPr>
                <w:spacing w:val="-3"/>
              </w:rPr>
            </w:rPrChange>
          </w:rPr>
          <w:delText xml:space="preserve"> </w:delText>
        </w:r>
      </w:del>
      <w:ins w:id="138" w:author="Liu, Xing" w:date="2026-06-14T21:59:00Z" w16du:dateUtc="2026-06-15T01:59:00Z">
        <w:r w:rsidR="00B86AC6">
          <w:t>edges</w:t>
        </w:r>
        <w:r w:rsidR="00B86AC6" w:rsidRPr="00670807">
          <w:rPr>
            <w:rPrChange w:id="139" w:author="Liu, Xing" w:date="2026-06-14T21:36:00Z" w16du:dateUtc="2026-06-15T01:36:00Z">
              <w:rPr>
                <w:spacing w:val="-3"/>
              </w:rPr>
            </w:rPrChange>
          </w:rPr>
          <w:t xml:space="preserve"> </w:t>
        </w:r>
      </w:ins>
      <w:r>
        <w:t>in</w:t>
      </w:r>
      <w:r w:rsidRPr="00670807">
        <w:rPr>
          <w:rPrChange w:id="140" w:author="Liu, Xing" w:date="2026-06-14T21:36:00Z" w16du:dateUtc="2026-06-15T01:36:00Z">
            <w:rPr>
              <w:spacing w:val="-3"/>
            </w:rPr>
          </w:rPrChange>
        </w:rPr>
        <w:t xml:space="preserve"> </w:t>
      </w:r>
      <w:r>
        <w:t>a</w:t>
      </w:r>
      <w:r w:rsidRPr="00670807">
        <w:rPr>
          <w:rPrChange w:id="141" w:author="Liu, Xing" w:date="2026-06-14T21:36:00Z" w16du:dateUtc="2026-06-15T01:36:00Z">
            <w:rPr>
              <w:spacing w:val="-3"/>
            </w:rPr>
          </w:rPrChange>
        </w:rPr>
        <w:t xml:space="preserve"> </w:t>
      </w:r>
      <w:del w:id="142" w:author="Liu, Xing" w:date="2026-06-14T22:00:00Z" w16du:dateUtc="2026-06-15T02:00:00Z">
        <w:r w:rsidDel="00E56585">
          <w:delText>manner</w:delText>
        </w:r>
        <w:r w:rsidRPr="00670807" w:rsidDel="00E56585">
          <w:rPr>
            <w:rPrChange w:id="143" w:author="Liu, Xing" w:date="2026-06-14T21:36:00Z" w16du:dateUtc="2026-06-15T01:36:00Z">
              <w:rPr>
                <w:spacing w:val="-3"/>
              </w:rPr>
            </w:rPrChange>
          </w:rPr>
          <w:delText xml:space="preserve"> </w:delText>
        </w:r>
      </w:del>
      <w:ins w:id="144" w:author="Liu, Xing" w:date="2026-06-14T22:00:00Z" w16du:dateUtc="2026-06-15T02:00:00Z">
        <w:r w:rsidR="00E56585">
          <w:t>way</w:t>
        </w:r>
        <w:r w:rsidR="00E56585" w:rsidRPr="00670807">
          <w:rPr>
            <w:rPrChange w:id="145" w:author="Liu, Xing" w:date="2026-06-14T21:36:00Z" w16du:dateUtc="2026-06-15T01:36:00Z">
              <w:rPr>
                <w:spacing w:val="-3"/>
              </w:rPr>
            </w:rPrChange>
          </w:rPr>
          <w:t xml:space="preserve"> </w:t>
        </w:r>
      </w:ins>
      <w:r>
        <w:t>that</w:t>
      </w:r>
      <w:r w:rsidRPr="00670807">
        <w:rPr>
          <w:rPrChange w:id="146" w:author="Liu, Xing" w:date="2026-06-14T21:36:00Z" w16du:dateUtc="2026-06-15T01:36:00Z">
            <w:rPr>
              <w:spacing w:val="-3"/>
            </w:rPr>
          </w:rPrChange>
        </w:rPr>
        <w:t xml:space="preserve"> </w:t>
      </w:r>
      <w:r>
        <w:t>mirrors</w:t>
      </w:r>
      <w:r w:rsidRPr="00670807">
        <w:rPr>
          <w:rPrChange w:id="147" w:author="Liu, Xing" w:date="2026-06-14T21:36:00Z" w16du:dateUtc="2026-06-15T01:36:00Z">
            <w:rPr>
              <w:spacing w:val="-3"/>
            </w:rPr>
          </w:rPrChange>
        </w:rPr>
        <w:t xml:space="preserve"> </w:t>
      </w:r>
      <w:r>
        <w:t>physical</w:t>
      </w:r>
      <w:r w:rsidRPr="00670807">
        <w:rPr>
          <w:rPrChange w:id="148" w:author="Liu, Xing" w:date="2026-06-14T21:36:00Z" w16du:dateUtc="2026-06-15T01:36:00Z">
            <w:rPr>
              <w:spacing w:val="-3"/>
            </w:rPr>
          </w:rPrChange>
        </w:rPr>
        <w:t xml:space="preserve"> </w:t>
      </w:r>
      <w:r>
        <w:t xml:space="preserve">load-path transmission through the </w:t>
      </w:r>
      <w:ins w:id="149" w:author="Liu, Xing" w:date="2026-06-14T22:00:00Z" w16du:dateUtc="2026-06-15T02:00:00Z">
        <w:r w:rsidR="00EA1513">
          <w:t>lattice</w:t>
        </w:r>
      </w:ins>
      <w:ins w:id="150" w:author="Liu, Xing" w:date="2026-06-14T22:01:00Z" w16du:dateUtc="2026-06-15T02:01:00Z">
        <w:r w:rsidR="009D3682">
          <w:t xml:space="preserve">, thereby enabling </w:t>
        </w:r>
        <w:r w:rsidR="00152B1F">
          <w:t>mechanical property</w:t>
        </w:r>
        <w:r w:rsidR="009D3682">
          <w:t xml:space="preserve"> prediction</w:t>
        </w:r>
      </w:ins>
      <w:del w:id="151" w:author="Liu, Xing" w:date="2026-06-14T22:01:00Z" w16du:dateUtc="2026-06-15T02:01:00Z">
        <w:r w:rsidDel="00E56585">
          <w:delText>structure</w:delText>
        </w:r>
      </w:del>
      <w:r>
        <w:t>.</w:t>
      </w:r>
      <w:r w:rsidRPr="00670807">
        <w:rPr>
          <w:rPrChange w:id="152" w:author="Liu, Xing" w:date="2026-06-14T21:36:00Z" w16du:dateUtc="2026-06-15T01:36:00Z">
            <w:rPr>
              <w:spacing w:val="40"/>
            </w:rPr>
          </w:rPrChange>
        </w:rPr>
        <w:t xml:space="preserve"> </w:t>
      </w:r>
      <w:r>
        <w:t>The research methodology proceeds in two phases.</w:t>
      </w:r>
      <w:r w:rsidRPr="00670807">
        <w:rPr>
          <w:rPrChange w:id="153" w:author="Liu, Xing" w:date="2026-06-14T21:36:00Z" w16du:dateUtc="2026-06-15T01:36:00Z">
            <w:rPr>
              <w:spacing w:val="40"/>
            </w:rPr>
          </w:rPrChange>
        </w:rPr>
        <w:t xml:space="preserve"> </w:t>
      </w:r>
      <w:r>
        <w:t>First, a synthetic dataset is generated using a custom Abaqus scripting</w:t>
      </w:r>
      <w:del w:id="154" w:author="Liu, Xing" w:date="2026-06-14T22:04:00Z" w16du:dateUtc="2026-06-15T02:04:00Z">
        <w:r w:rsidDel="002116E6">
          <w:delText>-interface</w:delText>
        </w:r>
      </w:del>
      <w:r>
        <w:t xml:space="preserve"> pipeline that produces randomized</w:t>
      </w:r>
      <w:r w:rsidRPr="00670807">
        <w:rPr>
          <w:rPrChange w:id="155" w:author="Liu, Xing" w:date="2026-06-14T21:36:00Z" w16du:dateUtc="2026-06-15T01:36:00Z">
            <w:rPr>
              <w:spacing w:val="-11"/>
            </w:rPr>
          </w:rPrChange>
        </w:rPr>
        <w:t xml:space="preserve"> </w:t>
      </w:r>
      <w:del w:id="156" w:author="Liu, Xing" w:date="2026-06-14T22:04:00Z" w16du:dateUtc="2026-06-15T02:04:00Z">
        <w:r w:rsidDel="002116E6">
          <w:delText>2-D</w:delText>
        </w:r>
        <w:r w:rsidRPr="00670807" w:rsidDel="002116E6">
          <w:rPr>
            <w:rPrChange w:id="157" w:author="Liu, Xing" w:date="2026-06-14T21:36:00Z" w16du:dateUtc="2026-06-15T01:36:00Z">
              <w:rPr>
                <w:spacing w:val="-11"/>
              </w:rPr>
            </w:rPrChange>
          </w:rPr>
          <w:delText xml:space="preserve"> </w:delText>
        </w:r>
      </w:del>
      <w:r>
        <w:t>Voronoi-like</w:t>
      </w:r>
      <w:r w:rsidRPr="00670807">
        <w:rPr>
          <w:rPrChange w:id="158" w:author="Liu, Xing" w:date="2026-06-14T21:36:00Z" w16du:dateUtc="2026-06-15T01:36:00Z">
            <w:rPr>
              <w:spacing w:val="-11"/>
            </w:rPr>
          </w:rPrChange>
        </w:rPr>
        <w:t xml:space="preserve"> </w:t>
      </w:r>
      <w:r>
        <w:t>beam-lattice</w:t>
      </w:r>
      <w:r w:rsidRPr="00670807">
        <w:rPr>
          <w:rPrChange w:id="159" w:author="Liu, Xing" w:date="2026-06-14T21:36:00Z" w16du:dateUtc="2026-06-15T01:36:00Z">
            <w:rPr>
              <w:spacing w:val="-11"/>
            </w:rPr>
          </w:rPrChange>
        </w:rPr>
        <w:t xml:space="preserve"> </w:t>
      </w:r>
      <w:r>
        <w:t xml:space="preserve">geometries. </w:t>
      </w:r>
      <w:del w:id="160" w:author="Liu, Xing" w:date="2026-06-14T22:03:00Z" w16du:dateUtc="2026-06-15T02:03:00Z">
        <w:r w:rsidDel="007944F4">
          <w:delText>The</w:delText>
        </w:r>
        <w:r w:rsidRPr="00670807" w:rsidDel="007944F4">
          <w:rPr>
            <w:rPrChange w:id="161" w:author="Liu, Xing" w:date="2026-06-14T21:36:00Z" w16du:dateUtc="2026-06-15T01:36:00Z">
              <w:rPr>
                <w:spacing w:val="-11"/>
              </w:rPr>
            </w:rPrChange>
          </w:rPr>
          <w:delText xml:space="preserve"> </w:delText>
        </w:r>
        <w:r w:rsidDel="007944F4">
          <w:delText>pipeline</w:delText>
        </w:r>
        <w:r w:rsidRPr="00670807" w:rsidDel="007944F4">
          <w:rPr>
            <w:rPrChange w:id="162" w:author="Liu, Xing" w:date="2026-06-14T21:36:00Z" w16du:dateUtc="2026-06-15T01:36:00Z">
              <w:rPr>
                <w:spacing w:val="-11"/>
              </w:rPr>
            </w:rPrChange>
          </w:rPr>
          <w:delText xml:space="preserve"> </w:delText>
        </w:r>
        <w:r w:rsidDel="007944F4">
          <w:delText>sweeps</w:delText>
        </w:r>
        <w:r w:rsidRPr="00670807" w:rsidDel="007944F4">
          <w:rPr>
            <w:rPrChange w:id="163" w:author="Liu, Xing" w:date="2026-06-14T21:36:00Z" w16du:dateUtc="2026-06-15T01:36:00Z">
              <w:rPr>
                <w:spacing w:val="-11"/>
              </w:rPr>
            </w:rPrChange>
          </w:rPr>
          <w:delText xml:space="preserve"> </w:delText>
        </w:r>
        <w:r w:rsidDel="007944F4">
          <w:delText>a</w:delText>
        </w:r>
        <w:r w:rsidRPr="00670807" w:rsidDel="007944F4">
          <w:rPr>
            <w:rPrChange w:id="164" w:author="Liu, Xing" w:date="2026-06-14T21:36:00Z" w16du:dateUtc="2026-06-15T01:36:00Z">
              <w:rPr>
                <w:spacing w:val="-11"/>
              </w:rPr>
            </w:rPrChange>
          </w:rPr>
          <w:delText xml:space="preserve"> </w:delText>
        </w:r>
        <w:r w:rsidDel="007944F4">
          <w:delText>randomness</w:delText>
        </w:r>
        <w:r w:rsidRPr="00670807" w:rsidDel="007944F4">
          <w:rPr>
            <w:rPrChange w:id="165" w:author="Liu, Xing" w:date="2026-06-14T21:36:00Z" w16du:dateUtc="2026-06-15T01:36:00Z">
              <w:rPr>
                <w:spacing w:val="-11"/>
              </w:rPr>
            </w:rPrChange>
          </w:rPr>
          <w:delText xml:space="preserve"> </w:delText>
        </w:r>
        <w:r w:rsidDel="007944F4">
          <w:delText>param</w:delText>
        </w:r>
        <w:r w:rsidDel="007944F4">
          <w:softHyphen/>
          <w:delText>eter from 0.0 (regular hexagonal) to 0.5 (highly disordered), running 3,000 static FE simulations and exporting node features, adjacency information, global stiffness, and element stress fields as structured CSV data for each sample.</w:delText>
        </w:r>
        <w:r w:rsidRPr="00670807" w:rsidDel="007944F4">
          <w:rPr>
            <w:rPrChange w:id="166" w:author="Liu, Xing" w:date="2026-06-14T21:36:00Z" w16du:dateUtc="2026-06-15T01:36:00Z">
              <w:rPr>
                <w:spacing w:val="29"/>
              </w:rPr>
            </w:rPrChange>
          </w:rPr>
          <w:delText xml:space="preserve"> </w:delText>
        </w:r>
      </w:del>
      <w:r>
        <w:t xml:space="preserve">Second, a </w:t>
      </w:r>
      <w:del w:id="167" w:author="Liu, Xing" w:date="2026-06-14T22:03:00Z" w16du:dateUtc="2026-06-15T02:03:00Z">
        <w:r w:rsidDel="007944F4">
          <w:delText xml:space="preserve">two-layer </w:delText>
        </w:r>
      </w:del>
      <w:r>
        <w:t>Graph Convolutional Network (GCN) is trained on th</w:t>
      </w:r>
      <w:ins w:id="168" w:author="Liu, Xing" w:date="2026-06-14T22:05:00Z" w16du:dateUtc="2026-06-15T02:05:00Z">
        <w:r w:rsidR="00A92F2C">
          <w:t xml:space="preserve">is </w:t>
        </w:r>
      </w:ins>
      <w:del w:id="169" w:author="Liu, Xing" w:date="2026-06-14T22:05:00Z" w16du:dateUtc="2026-06-15T02:05:00Z">
        <w:r w:rsidDel="00A92F2C">
          <w:delText xml:space="preserve">e resulting </w:delText>
        </w:r>
      </w:del>
      <w:r>
        <w:t>dataset</w:t>
      </w:r>
      <w:del w:id="170" w:author="Liu, Xing" w:date="2026-06-14T22:03:00Z" w16du:dateUtc="2026-06-15T02:03:00Z">
        <w:r w:rsidDel="007944F4">
          <w:delText xml:space="preserve"> using an 80/10/10 train-validation-test split, with two-phase learning</w:delText>
        </w:r>
        <w:r w:rsidRPr="00670807" w:rsidDel="007944F4">
          <w:rPr>
            <w:rPrChange w:id="171" w:author="Liu, Xing" w:date="2026-06-14T21:36:00Z" w16du:dateUtc="2026-06-15T01:36:00Z">
              <w:rPr>
                <w:spacing w:val="-6"/>
              </w:rPr>
            </w:rPrChange>
          </w:rPr>
          <w:delText xml:space="preserve"> </w:delText>
        </w:r>
        <w:r w:rsidDel="007944F4">
          <w:delText>rate</w:delText>
        </w:r>
        <w:r w:rsidRPr="00670807" w:rsidDel="007944F4">
          <w:rPr>
            <w:rPrChange w:id="172" w:author="Liu, Xing" w:date="2026-06-14T21:36:00Z" w16du:dateUtc="2026-06-15T01:36:00Z">
              <w:rPr>
                <w:spacing w:val="-6"/>
              </w:rPr>
            </w:rPrChange>
          </w:rPr>
          <w:delText xml:space="preserve"> </w:delText>
        </w:r>
        <w:r w:rsidDel="007944F4">
          <w:delText>scheduling</w:delText>
        </w:r>
        <w:r w:rsidRPr="00670807" w:rsidDel="007944F4">
          <w:rPr>
            <w:rPrChange w:id="173" w:author="Liu, Xing" w:date="2026-06-14T21:36:00Z" w16du:dateUtc="2026-06-15T01:36:00Z">
              <w:rPr>
                <w:spacing w:val="-6"/>
              </w:rPr>
            </w:rPrChange>
          </w:rPr>
          <w:delText xml:space="preserve"> </w:delText>
        </w:r>
        <w:r w:rsidDel="007944F4">
          <w:delText>(exploration</w:delText>
        </w:r>
        <w:r w:rsidRPr="00670807" w:rsidDel="007944F4">
          <w:rPr>
            <w:rPrChange w:id="174" w:author="Liu, Xing" w:date="2026-06-14T21:36:00Z" w16du:dateUtc="2026-06-15T01:36:00Z">
              <w:rPr>
                <w:spacing w:val="-6"/>
              </w:rPr>
            </w:rPrChange>
          </w:rPr>
          <w:delText xml:space="preserve"> </w:delText>
        </w:r>
        <w:r w:rsidDel="007944F4">
          <w:delText>at</w:delText>
        </w:r>
        <w:r w:rsidRPr="00670807" w:rsidDel="007944F4">
          <w:rPr>
            <w:rPrChange w:id="175" w:author="Liu, Xing" w:date="2026-06-14T21:36:00Z" w16du:dateUtc="2026-06-15T01:36:00Z">
              <w:rPr>
                <w:spacing w:val="-6"/>
              </w:rPr>
            </w:rPrChange>
          </w:rPr>
          <w:delText xml:space="preserve"> </w:delText>
        </w:r>
        <w:r w:rsidDel="007944F4">
          <w:delText>high</w:delText>
        </w:r>
        <w:r w:rsidRPr="00670807" w:rsidDel="007944F4">
          <w:rPr>
            <w:rPrChange w:id="176" w:author="Liu, Xing" w:date="2026-06-14T21:36:00Z" w16du:dateUtc="2026-06-15T01:36:00Z">
              <w:rPr>
                <w:spacing w:val="-6"/>
              </w:rPr>
            </w:rPrChange>
          </w:rPr>
          <w:delText xml:space="preserve"> </w:delText>
        </w:r>
        <w:r w:rsidDel="007944F4">
          <w:delText>learning</w:delText>
        </w:r>
        <w:r w:rsidRPr="00670807" w:rsidDel="007944F4">
          <w:rPr>
            <w:rPrChange w:id="177" w:author="Liu, Xing" w:date="2026-06-14T21:36:00Z" w16du:dateUtc="2026-06-15T01:36:00Z">
              <w:rPr>
                <w:spacing w:val="-6"/>
              </w:rPr>
            </w:rPrChange>
          </w:rPr>
          <w:delText xml:space="preserve"> </w:delText>
        </w:r>
        <w:r w:rsidDel="007944F4">
          <w:delText>rate</w:delText>
        </w:r>
        <w:r w:rsidRPr="00670807" w:rsidDel="007944F4">
          <w:rPr>
            <w:rPrChange w:id="178" w:author="Liu, Xing" w:date="2026-06-14T21:36:00Z" w16du:dateUtc="2026-06-15T01:36:00Z">
              <w:rPr>
                <w:spacing w:val="-6"/>
              </w:rPr>
            </w:rPrChange>
          </w:rPr>
          <w:delText xml:space="preserve"> </w:delText>
        </w:r>
        <w:r w:rsidDel="007944F4">
          <w:delText>followed</w:delText>
        </w:r>
        <w:r w:rsidRPr="00670807" w:rsidDel="007944F4">
          <w:rPr>
            <w:rPrChange w:id="179" w:author="Liu, Xing" w:date="2026-06-14T21:36:00Z" w16du:dateUtc="2026-06-15T01:36:00Z">
              <w:rPr>
                <w:spacing w:val="-6"/>
              </w:rPr>
            </w:rPrChange>
          </w:rPr>
          <w:delText xml:space="preserve"> </w:delText>
        </w:r>
        <w:r w:rsidDel="007944F4">
          <w:delText>by</w:delText>
        </w:r>
        <w:r w:rsidRPr="00670807" w:rsidDel="007944F4">
          <w:rPr>
            <w:rPrChange w:id="180" w:author="Liu, Xing" w:date="2026-06-14T21:36:00Z" w16du:dateUtc="2026-06-15T01:36:00Z">
              <w:rPr>
                <w:spacing w:val="-6"/>
              </w:rPr>
            </w:rPrChange>
          </w:rPr>
          <w:delText xml:space="preserve"> </w:delText>
        </w:r>
        <w:r w:rsidDel="007944F4">
          <w:delText>fine-tuning)</w:delText>
        </w:r>
        <w:r w:rsidRPr="00670807" w:rsidDel="007944F4">
          <w:rPr>
            <w:rPrChange w:id="181" w:author="Liu, Xing" w:date="2026-06-14T21:36:00Z" w16du:dateUtc="2026-06-15T01:36:00Z">
              <w:rPr>
                <w:spacing w:val="-6"/>
              </w:rPr>
            </w:rPrChange>
          </w:rPr>
          <w:delText xml:space="preserve"> </w:delText>
        </w:r>
        <w:r w:rsidDel="007944F4">
          <w:delText>and</w:delText>
        </w:r>
        <w:r w:rsidRPr="00670807" w:rsidDel="007944F4">
          <w:rPr>
            <w:rPrChange w:id="182" w:author="Liu, Xing" w:date="2026-06-14T21:36:00Z" w16du:dateUtc="2026-06-15T01:36:00Z">
              <w:rPr>
                <w:spacing w:val="-6"/>
              </w:rPr>
            </w:rPrChange>
          </w:rPr>
          <w:delText xml:space="preserve"> </w:delText>
        </w:r>
        <w:r w:rsidDel="007944F4">
          <w:delText>batch</w:delText>
        </w:r>
        <w:r w:rsidRPr="00670807" w:rsidDel="007944F4">
          <w:rPr>
            <w:rPrChange w:id="183" w:author="Liu, Xing" w:date="2026-06-14T21:36:00Z" w16du:dateUtc="2026-06-15T01:36:00Z">
              <w:rPr>
                <w:spacing w:val="-6"/>
              </w:rPr>
            </w:rPrChange>
          </w:rPr>
          <w:delText xml:space="preserve"> </w:delText>
        </w:r>
        <w:r w:rsidDel="007944F4">
          <w:delText>nor</w:delText>
        </w:r>
        <w:r w:rsidDel="007944F4">
          <w:softHyphen/>
          <w:delText>malization</w:delText>
        </w:r>
        <w:r w:rsidRPr="00670807" w:rsidDel="007944F4">
          <w:rPr>
            <w:rPrChange w:id="184" w:author="Liu, Xing" w:date="2026-06-14T21:36:00Z" w16du:dateUtc="2026-06-15T01:36:00Z">
              <w:rPr>
                <w:spacing w:val="-6"/>
              </w:rPr>
            </w:rPrChange>
          </w:rPr>
          <w:delText xml:space="preserve"> </w:delText>
        </w:r>
        <w:r w:rsidDel="007944F4">
          <w:delText>for</w:delText>
        </w:r>
        <w:r w:rsidRPr="00670807" w:rsidDel="007944F4">
          <w:rPr>
            <w:rPrChange w:id="185" w:author="Liu, Xing" w:date="2026-06-14T21:36:00Z" w16du:dateUtc="2026-06-15T01:36:00Z">
              <w:rPr>
                <w:spacing w:val="-6"/>
              </w:rPr>
            </w:rPrChange>
          </w:rPr>
          <w:delText xml:space="preserve"> </w:delText>
        </w:r>
        <w:r w:rsidDel="007944F4">
          <w:delText>training</w:delText>
        </w:r>
        <w:r w:rsidRPr="00670807" w:rsidDel="007944F4">
          <w:rPr>
            <w:rPrChange w:id="186" w:author="Liu, Xing" w:date="2026-06-14T21:36:00Z" w16du:dateUtc="2026-06-15T01:36:00Z">
              <w:rPr>
                <w:spacing w:val="-6"/>
              </w:rPr>
            </w:rPrChange>
          </w:rPr>
          <w:delText xml:space="preserve"> </w:delText>
        </w:r>
        <w:r w:rsidDel="007944F4">
          <w:delText>stability</w:delText>
        </w:r>
      </w:del>
      <w:del w:id="187" w:author="Liu, Xing" w:date="2026-06-14T22:05:00Z" w16du:dateUtc="2026-06-15T02:05:00Z">
        <w:r w:rsidDel="00DC6E76">
          <w:delText>. The</w:delText>
        </w:r>
        <w:r w:rsidRPr="00670807" w:rsidDel="00DC6E76">
          <w:rPr>
            <w:rPrChange w:id="188" w:author="Liu, Xing" w:date="2026-06-14T21:36:00Z" w16du:dateUtc="2026-06-15T01:36:00Z">
              <w:rPr>
                <w:spacing w:val="-6"/>
              </w:rPr>
            </w:rPrChange>
          </w:rPr>
          <w:delText xml:space="preserve"> </w:delText>
        </w:r>
        <w:r w:rsidDel="00DC6E76">
          <w:delText>model</w:delText>
        </w:r>
        <w:r w:rsidRPr="00670807" w:rsidDel="00DC6E76">
          <w:rPr>
            <w:rPrChange w:id="189" w:author="Liu, Xing" w:date="2026-06-14T21:36:00Z" w16du:dateUtc="2026-06-15T01:36:00Z">
              <w:rPr>
                <w:spacing w:val="-6"/>
              </w:rPr>
            </w:rPrChange>
          </w:rPr>
          <w:delText xml:space="preserve"> </w:delText>
        </w:r>
        <w:r w:rsidDel="00DC6E76">
          <w:delText>takes</w:delText>
        </w:r>
      </w:del>
      <w:ins w:id="190" w:author="Liu, Xing" w:date="2026-06-14T22:05:00Z" w16du:dateUtc="2026-06-15T02:05:00Z">
        <w:r w:rsidR="00DC6E76">
          <w:t>, using</w:t>
        </w:r>
      </w:ins>
      <w:r w:rsidRPr="00670807">
        <w:rPr>
          <w:rPrChange w:id="191" w:author="Liu, Xing" w:date="2026-06-14T21:36:00Z" w16du:dateUtc="2026-06-15T01:36:00Z">
            <w:rPr>
              <w:spacing w:val="-6"/>
            </w:rPr>
          </w:rPrChange>
        </w:rPr>
        <w:t xml:space="preserve"> </w:t>
      </w:r>
      <w:ins w:id="192" w:author="Liu, Xing" w:date="2026-06-14T22:06:00Z" w16du:dateUtc="2026-06-15T02:06:00Z">
        <w:r w:rsidR="007430EB" w:rsidRPr="007430EB">
          <w:t>node coordinates and graph connectivity as inputs to predict global lattice stiffness</w:t>
        </w:r>
      </w:ins>
      <w:del w:id="193" w:author="Liu, Xing" w:date="2026-06-14T22:06:00Z" w16du:dateUtc="2026-06-15T02:06:00Z">
        <w:r w:rsidDel="007430EB">
          <w:delText>node</w:delText>
        </w:r>
        <w:r w:rsidRPr="00670807" w:rsidDel="007430EB">
          <w:rPr>
            <w:rPrChange w:id="194" w:author="Liu, Xing" w:date="2026-06-14T21:36:00Z" w16du:dateUtc="2026-06-15T01:36:00Z">
              <w:rPr>
                <w:spacing w:val="-6"/>
              </w:rPr>
            </w:rPrChange>
          </w:rPr>
          <w:delText xml:space="preserve"> </w:delText>
        </w:r>
        <w:r w:rsidDel="007430EB">
          <w:delText>coordinate</w:delText>
        </w:r>
        <w:r w:rsidRPr="00670807" w:rsidDel="007430EB">
          <w:rPr>
            <w:rPrChange w:id="195" w:author="Liu, Xing" w:date="2026-06-14T21:36:00Z" w16du:dateUtc="2026-06-15T01:36:00Z">
              <w:rPr>
                <w:spacing w:val="-6"/>
              </w:rPr>
            </w:rPrChange>
          </w:rPr>
          <w:delText xml:space="preserve"> </w:delText>
        </w:r>
        <w:r w:rsidDel="007430EB">
          <w:delText>features</w:delText>
        </w:r>
        <w:r w:rsidRPr="00670807" w:rsidDel="007430EB">
          <w:rPr>
            <w:rPrChange w:id="196" w:author="Liu, Xing" w:date="2026-06-14T21:36:00Z" w16du:dateUtc="2026-06-15T01:36:00Z">
              <w:rPr>
                <w:spacing w:val="-6"/>
              </w:rPr>
            </w:rPrChange>
          </w:rPr>
          <w:delText xml:space="preserve"> </w:delText>
        </w:r>
        <w:r w:rsidDel="007430EB">
          <w:delText>and</w:delText>
        </w:r>
        <w:r w:rsidRPr="00670807" w:rsidDel="007430EB">
          <w:rPr>
            <w:rPrChange w:id="197" w:author="Liu, Xing" w:date="2026-06-14T21:36:00Z" w16du:dateUtc="2026-06-15T01:36:00Z">
              <w:rPr>
                <w:spacing w:val="-6"/>
              </w:rPr>
            </w:rPrChange>
          </w:rPr>
          <w:delText xml:space="preserve"> </w:delText>
        </w:r>
        <w:r w:rsidDel="007430EB">
          <w:delText>graph</w:delText>
        </w:r>
        <w:r w:rsidRPr="00670807" w:rsidDel="007430EB">
          <w:rPr>
            <w:rPrChange w:id="198" w:author="Liu, Xing" w:date="2026-06-14T21:36:00Z" w16du:dateUtc="2026-06-15T01:36:00Z">
              <w:rPr>
                <w:spacing w:val="-6"/>
              </w:rPr>
            </w:rPrChange>
          </w:rPr>
          <w:delText xml:space="preserve"> </w:delText>
        </w:r>
        <w:r w:rsidDel="007430EB">
          <w:delText>connectivity as</w:delText>
        </w:r>
        <w:r w:rsidRPr="00670807" w:rsidDel="007430EB">
          <w:rPr>
            <w:rPrChange w:id="199" w:author="Liu, Xing" w:date="2026-06-14T21:36:00Z" w16du:dateUtc="2026-06-15T01:36:00Z">
              <w:rPr>
                <w:spacing w:val="-13"/>
              </w:rPr>
            </w:rPrChange>
          </w:rPr>
          <w:delText xml:space="preserve"> </w:delText>
        </w:r>
        <w:r w:rsidDel="007430EB">
          <w:delText>input</w:delText>
        </w:r>
        <w:r w:rsidRPr="00670807" w:rsidDel="007430EB">
          <w:rPr>
            <w:rPrChange w:id="200" w:author="Liu, Xing" w:date="2026-06-14T21:36:00Z" w16du:dateUtc="2026-06-15T01:36:00Z">
              <w:rPr>
                <w:spacing w:val="-14"/>
              </w:rPr>
            </w:rPrChange>
          </w:rPr>
          <w:delText xml:space="preserve"> </w:delText>
        </w:r>
        <w:r w:rsidDel="007430EB">
          <w:delText>and</w:delText>
        </w:r>
        <w:r w:rsidRPr="00670807" w:rsidDel="007430EB">
          <w:rPr>
            <w:rPrChange w:id="201" w:author="Liu, Xing" w:date="2026-06-14T21:36:00Z" w16du:dateUtc="2026-06-15T01:36:00Z">
              <w:rPr>
                <w:spacing w:val="-13"/>
              </w:rPr>
            </w:rPrChange>
          </w:rPr>
          <w:delText xml:space="preserve"> </w:delText>
        </w:r>
        <w:r w:rsidDel="007430EB">
          <w:delText>regresses</w:delText>
        </w:r>
        <w:r w:rsidRPr="00670807" w:rsidDel="007430EB">
          <w:rPr>
            <w:rPrChange w:id="202" w:author="Liu, Xing" w:date="2026-06-14T21:36:00Z" w16du:dateUtc="2026-06-15T01:36:00Z">
              <w:rPr>
                <w:spacing w:val="-13"/>
              </w:rPr>
            </w:rPrChange>
          </w:rPr>
          <w:delText xml:space="preserve"> </w:delText>
        </w:r>
        <w:r w:rsidDel="007430EB">
          <w:delText>global</w:delText>
        </w:r>
        <w:r w:rsidRPr="00670807" w:rsidDel="007430EB">
          <w:rPr>
            <w:rPrChange w:id="203" w:author="Liu, Xing" w:date="2026-06-14T21:36:00Z" w16du:dateUtc="2026-06-15T01:36:00Z">
              <w:rPr>
                <w:spacing w:val="-14"/>
              </w:rPr>
            </w:rPrChange>
          </w:rPr>
          <w:delText xml:space="preserve"> </w:delText>
        </w:r>
        <w:r w:rsidDel="007430EB">
          <w:delText>lattice</w:delText>
        </w:r>
        <w:r w:rsidRPr="00670807" w:rsidDel="007430EB">
          <w:rPr>
            <w:rPrChange w:id="204" w:author="Liu, Xing" w:date="2026-06-14T21:36:00Z" w16du:dateUtc="2026-06-15T01:36:00Z">
              <w:rPr>
                <w:spacing w:val="-13"/>
              </w:rPr>
            </w:rPrChange>
          </w:rPr>
          <w:delText xml:space="preserve"> </w:delText>
        </w:r>
        <w:r w:rsidDel="007430EB">
          <w:delText>stiffness</w:delText>
        </w:r>
        <w:r w:rsidRPr="00670807" w:rsidDel="007430EB">
          <w:rPr>
            <w:rPrChange w:id="205" w:author="Liu, Xing" w:date="2026-06-14T21:36:00Z" w16du:dateUtc="2026-06-15T01:36:00Z">
              <w:rPr>
                <w:spacing w:val="-13"/>
              </w:rPr>
            </w:rPrChange>
          </w:rPr>
          <w:delText xml:space="preserve"> </w:delText>
        </w:r>
        <w:r w:rsidDel="007430EB">
          <w:delText>as</w:delText>
        </w:r>
        <w:r w:rsidRPr="00670807" w:rsidDel="007430EB">
          <w:rPr>
            <w:rPrChange w:id="206" w:author="Liu, Xing" w:date="2026-06-14T21:36:00Z" w16du:dateUtc="2026-06-15T01:36:00Z">
              <w:rPr>
                <w:spacing w:val="-14"/>
              </w:rPr>
            </w:rPrChange>
          </w:rPr>
          <w:delText xml:space="preserve"> </w:delText>
        </w:r>
        <w:r w:rsidDel="007430EB">
          <w:delText>the</w:delText>
        </w:r>
        <w:r w:rsidRPr="00670807" w:rsidDel="007430EB">
          <w:rPr>
            <w:rPrChange w:id="207" w:author="Liu, Xing" w:date="2026-06-14T21:36:00Z" w16du:dateUtc="2026-06-15T01:36:00Z">
              <w:rPr>
                <w:spacing w:val="-13"/>
              </w:rPr>
            </w:rPrChange>
          </w:rPr>
          <w:delText xml:space="preserve"> </w:delText>
        </w:r>
        <w:r w:rsidDel="007430EB">
          <w:delText>primary</w:delText>
        </w:r>
        <w:r w:rsidRPr="00670807" w:rsidDel="007430EB">
          <w:rPr>
            <w:rPrChange w:id="208" w:author="Liu, Xing" w:date="2026-06-14T21:36:00Z" w16du:dateUtc="2026-06-15T01:36:00Z">
              <w:rPr>
                <w:spacing w:val="-13"/>
              </w:rPr>
            </w:rPrChange>
          </w:rPr>
          <w:delText xml:space="preserve"> </w:delText>
        </w:r>
        <w:r w:rsidDel="007430EB">
          <w:delText>target</w:delText>
        </w:r>
      </w:del>
      <w:r>
        <w:t xml:space="preserve">. </w:t>
      </w:r>
      <w:del w:id="209" w:author="Liu, Xing" w:date="2026-06-14T22:06:00Z" w16du:dateUtc="2026-06-15T02:06:00Z">
        <w:r w:rsidDel="0010729C">
          <w:delText>Preliminary</w:delText>
        </w:r>
        <w:r w:rsidRPr="00670807" w:rsidDel="0010729C">
          <w:rPr>
            <w:rPrChange w:id="210" w:author="Liu, Xing" w:date="2026-06-14T21:36:00Z" w16du:dateUtc="2026-06-15T01:36:00Z">
              <w:rPr>
                <w:spacing w:val="-13"/>
              </w:rPr>
            </w:rPrChange>
          </w:rPr>
          <w:delText xml:space="preserve"> </w:delText>
        </w:r>
        <w:r w:rsidDel="0010729C">
          <w:delText>results</w:delText>
        </w:r>
        <w:r w:rsidRPr="00670807" w:rsidDel="0010729C">
          <w:rPr>
            <w:rPrChange w:id="211" w:author="Liu, Xing" w:date="2026-06-14T21:36:00Z" w16du:dateUtc="2026-06-15T01:36:00Z">
              <w:rPr>
                <w:spacing w:val="-14"/>
              </w:rPr>
            </w:rPrChange>
          </w:rPr>
          <w:delText xml:space="preserve"> </w:delText>
        </w:r>
        <w:r w:rsidDel="0010729C">
          <w:delText>demonstrate that the GNN learns meaningful structure-property relationships from topology alone, with cur</w:delText>
        </w:r>
        <w:r w:rsidDel="0010729C">
          <w:softHyphen/>
          <w:delText>rent</w:delText>
        </w:r>
        <w:r w:rsidRPr="00670807" w:rsidDel="0010729C">
          <w:rPr>
            <w:rPrChange w:id="212" w:author="Liu, Xing" w:date="2026-06-14T21:36:00Z" w16du:dateUtc="2026-06-15T01:36:00Z">
              <w:rPr>
                <w:spacing w:val="-5"/>
              </w:rPr>
            </w:rPrChange>
          </w:rPr>
          <w:delText xml:space="preserve"> </w:delText>
        </w:r>
        <w:r w:rsidDel="0010729C">
          <w:delText>validation</w:delText>
        </w:r>
        <w:r w:rsidRPr="00670807" w:rsidDel="0010729C">
          <w:rPr>
            <w:rPrChange w:id="213" w:author="Liu, Xing" w:date="2026-06-14T21:36:00Z" w16du:dateUtc="2026-06-15T01:36:00Z">
              <w:rPr>
                <w:spacing w:val="-2"/>
              </w:rPr>
            </w:rPrChange>
          </w:rPr>
          <w:delText xml:space="preserve"> </w:delText>
        </w:r>
        <w:r w:rsidRPr="00670807" w:rsidDel="0010729C">
          <w:rPr>
            <w:rPrChange w:id="214" w:author="Liu, Xing" w:date="2026-06-14T21:36:00Z" w16du:dateUtc="2026-06-15T01:36:00Z">
              <w:rPr>
                <w:rFonts w:ascii="Century Gothic" w:hAnsi="Century Gothic"/>
                <w:i/>
              </w:rPr>
            </w:rPrChange>
          </w:rPr>
          <w:delText>R</w:delText>
        </w:r>
        <w:r w:rsidRPr="00670807" w:rsidDel="0010729C">
          <w:rPr>
            <w:rPrChange w:id="215" w:author="Liu, Xing" w:date="2026-06-14T21:36:00Z" w16du:dateUtc="2026-06-15T01:36:00Z">
              <w:rPr>
                <w:vertAlign w:val="superscript"/>
              </w:rPr>
            </w:rPrChange>
          </w:rPr>
          <w:delText>2</w:delText>
        </w:r>
        <w:r w:rsidDel="0010729C">
          <w:delText xml:space="preserve"> </w:delText>
        </w:r>
        <w:r w:rsidRPr="00670807" w:rsidDel="0010729C">
          <w:rPr>
            <w:rPrChange w:id="216" w:author="Liu, Xing" w:date="2026-06-14T21:36:00Z" w16du:dateUtc="2026-06-15T01:36:00Z">
              <w:rPr>
                <w:rFonts w:ascii="Arial" w:hAnsi="Arial"/>
                <w:i/>
                <w:w w:val="110"/>
              </w:rPr>
            </w:rPrChange>
          </w:rPr>
          <w:delText>≈</w:delText>
        </w:r>
        <w:r w:rsidRPr="00670807" w:rsidDel="0010729C">
          <w:rPr>
            <w:rPrChange w:id="217" w:author="Liu, Xing" w:date="2026-06-14T21:36:00Z" w16du:dateUtc="2026-06-15T01:36:00Z">
              <w:rPr>
                <w:rFonts w:ascii="Arial" w:hAnsi="Arial"/>
                <w:i/>
                <w:spacing w:val="-19"/>
                <w:w w:val="110"/>
              </w:rPr>
            </w:rPrChange>
          </w:rPr>
          <w:delText xml:space="preserve"> </w:delText>
        </w:r>
        <w:r w:rsidDel="0010729C">
          <w:delText>0</w:delText>
        </w:r>
        <w:r w:rsidRPr="00670807" w:rsidDel="0010729C">
          <w:rPr>
            <w:rPrChange w:id="218" w:author="Liu, Xing" w:date="2026-06-14T21:36:00Z" w16du:dateUtc="2026-06-15T01:36:00Z">
              <w:rPr>
                <w:rFonts w:ascii="Arial" w:hAnsi="Arial"/>
                <w:i/>
              </w:rPr>
            </w:rPrChange>
          </w:rPr>
          <w:delText>.</w:delText>
        </w:r>
        <w:r w:rsidDel="0010729C">
          <w:delText>675. Near-term</w:delText>
        </w:r>
        <w:r w:rsidRPr="00670807" w:rsidDel="0010729C">
          <w:rPr>
            <w:rPrChange w:id="219" w:author="Liu, Xing" w:date="2026-06-14T21:36:00Z" w16du:dateUtc="2026-06-15T01:36:00Z">
              <w:rPr>
                <w:spacing w:val="-2"/>
              </w:rPr>
            </w:rPrChange>
          </w:rPr>
          <w:delText xml:space="preserve"> </w:delText>
        </w:r>
        <w:r w:rsidDel="0010729C">
          <w:delText>work</w:delText>
        </w:r>
        <w:r w:rsidRPr="00670807" w:rsidDel="0010729C">
          <w:rPr>
            <w:rPrChange w:id="220" w:author="Liu, Xing" w:date="2026-06-14T21:36:00Z" w16du:dateUtc="2026-06-15T01:36:00Z">
              <w:rPr>
                <w:spacing w:val="-2"/>
              </w:rPr>
            </w:rPrChange>
          </w:rPr>
          <w:delText xml:space="preserve"> </w:delText>
        </w:r>
        <w:r w:rsidDel="0010729C">
          <w:delText>focuses</w:delText>
        </w:r>
        <w:r w:rsidRPr="00670807" w:rsidDel="0010729C">
          <w:rPr>
            <w:rPrChange w:id="221" w:author="Liu, Xing" w:date="2026-06-14T21:36:00Z" w16du:dateUtc="2026-06-15T01:36:00Z">
              <w:rPr>
                <w:spacing w:val="-2"/>
              </w:rPr>
            </w:rPrChange>
          </w:rPr>
          <w:delText xml:space="preserve"> </w:delText>
        </w:r>
        <w:r w:rsidDel="0010729C">
          <w:delText>on</w:delText>
        </w:r>
        <w:r w:rsidRPr="00670807" w:rsidDel="0010729C">
          <w:rPr>
            <w:rPrChange w:id="222" w:author="Liu, Xing" w:date="2026-06-14T21:36:00Z" w16du:dateUtc="2026-06-15T01:36:00Z">
              <w:rPr>
                <w:spacing w:val="-2"/>
              </w:rPr>
            </w:rPrChange>
          </w:rPr>
          <w:delText xml:space="preserve"> </w:delText>
        </w:r>
        <w:r w:rsidDel="0010729C">
          <w:delText>incorporating</w:delText>
        </w:r>
        <w:r w:rsidRPr="00670807" w:rsidDel="0010729C">
          <w:rPr>
            <w:rPrChange w:id="223" w:author="Liu, Xing" w:date="2026-06-14T21:36:00Z" w16du:dateUtc="2026-06-15T01:36:00Z">
              <w:rPr>
                <w:spacing w:val="-2"/>
              </w:rPr>
            </w:rPrChange>
          </w:rPr>
          <w:delText xml:space="preserve"> </w:delText>
        </w:r>
        <w:r w:rsidDel="0010729C">
          <w:delText>richer</w:delText>
        </w:r>
        <w:r w:rsidRPr="00670807" w:rsidDel="0010729C">
          <w:rPr>
            <w:rPrChange w:id="224" w:author="Liu, Xing" w:date="2026-06-14T21:36:00Z" w16du:dateUtc="2026-06-15T01:36:00Z">
              <w:rPr>
                <w:spacing w:val="-2"/>
              </w:rPr>
            </w:rPrChange>
          </w:rPr>
          <w:delText xml:space="preserve"> </w:delText>
        </w:r>
        <w:r w:rsidDel="0010729C">
          <w:delText>edge</w:delText>
        </w:r>
        <w:r w:rsidRPr="00670807" w:rsidDel="0010729C">
          <w:rPr>
            <w:rPrChange w:id="225" w:author="Liu, Xing" w:date="2026-06-14T21:36:00Z" w16du:dateUtc="2026-06-15T01:36:00Z">
              <w:rPr>
                <w:spacing w:val="-2"/>
              </w:rPr>
            </w:rPrChange>
          </w:rPr>
          <w:delText xml:space="preserve"> </w:delText>
        </w:r>
        <w:r w:rsidDel="0010729C">
          <w:delText>attributes</w:delText>
        </w:r>
        <w:r w:rsidRPr="00670807" w:rsidDel="0010729C">
          <w:rPr>
            <w:rPrChange w:id="226" w:author="Liu, Xing" w:date="2026-06-14T21:36:00Z" w16du:dateUtc="2026-06-15T01:36:00Z">
              <w:rPr>
                <w:spacing w:val="-2"/>
              </w:rPr>
            </w:rPrChange>
          </w:rPr>
          <w:delText xml:space="preserve"> </w:delText>
        </w:r>
        <w:r w:rsidDel="0010729C">
          <w:delText>(beam length, cross-section area, orientation angle) and extended graph convolution depth to improve predictive accuracy.</w:delText>
        </w:r>
        <w:r w:rsidRPr="00670807" w:rsidDel="0010729C">
          <w:rPr>
            <w:rPrChange w:id="227" w:author="Liu, Xing" w:date="2026-06-14T21:36:00Z" w16du:dateUtc="2026-06-15T01:36:00Z">
              <w:rPr>
                <w:spacing w:val="40"/>
              </w:rPr>
            </w:rPrChange>
          </w:rPr>
          <w:delText xml:space="preserve"> </w:delText>
        </w:r>
      </w:del>
      <w:r>
        <w:t xml:space="preserve">Longer-term goals include extending the model to predict </w:t>
      </w:r>
      <w:del w:id="228" w:author="Liu, Xing" w:date="2026-06-14T22:07:00Z" w16du:dateUtc="2026-06-15T02:07:00Z">
        <w:r w:rsidDel="0010729C">
          <w:delText>fracture-relevant quantities</w:delText>
        </w:r>
        <w:r w:rsidRPr="00670807" w:rsidDel="0010729C">
          <w:rPr>
            <w:rPrChange w:id="229" w:author="Liu, Xing" w:date="2026-06-14T21:36:00Z" w16du:dateUtc="2026-06-15T01:36:00Z">
              <w:rPr>
                <w:spacing w:val="-15"/>
              </w:rPr>
            </w:rPrChange>
          </w:rPr>
          <w:delText xml:space="preserve"> </w:delText>
        </w:r>
        <w:r w:rsidDel="0010729C">
          <w:delText>such</w:delText>
        </w:r>
        <w:r w:rsidRPr="00670807" w:rsidDel="0010729C">
          <w:rPr>
            <w:rPrChange w:id="230" w:author="Liu, Xing" w:date="2026-06-14T21:36:00Z" w16du:dateUtc="2026-06-15T01:36:00Z">
              <w:rPr>
                <w:spacing w:val="-15"/>
              </w:rPr>
            </w:rPrChange>
          </w:rPr>
          <w:delText xml:space="preserve"> </w:delText>
        </w:r>
        <w:r w:rsidDel="0010729C">
          <w:delText>as</w:delText>
        </w:r>
        <w:r w:rsidRPr="00670807" w:rsidDel="0010729C">
          <w:rPr>
            <w:rPrChange w:id="231" w:author="Liu, Xing" w:date="2026-06-14T21:36:00Z" w16du:dateUtc="2026-06-15T01:36:00Z">
              <w:rPr>
                <w:spacing w:val="-15"/>
              </w:rPr>
            </w:rPrChange>
          </w:rPr>
          <w:delText xml:space="preserve"> </w:delText>
        </w:r>
        <w:r w:rsidDel="0010729C">
          <w:delText>mode-I</w:delText>
        </w:r>
        <w:r w:rsidRPr="00670807" w:rsidDel="0010729C">
          <w:rPr>
            <w:rPrChange w:id="232" w:author="Liu, Xing" w:date="2026-06-14T21:36:00Z" w16du:dateUtc="2026-06-15T01:36:00Z">
              <w:rPr>
                <w:spacing w:val="-15"/>
              </w:rPr>
            </w:rPrChange>
          </w:rPr>
          <w:delText xml:space="preserve"> </w:delText>
        </w:r>
        <w:r w:rsidDel="0010729C">
          <w:delText>stress</w:delText>
        </w:r>
        <w:r w:rsidRPr="00670807" w:rsidDel="0010729C">
          <w:rPr>
            <w:rPrChange w:id="233" w:author="Liu, Xing" w:date="2026-06-14T21:36:00Z" w16du:dateUtc="2026-06-15T01:36:00Z">
              <w:rPr>
                <w:spacing w:val="-15"/>
              </w:rPr>
            </w:rPrChange>
          </w:rPr>
          <w:delText xml:space="preserve"> </w:delText>
        </w:r>
        <w:r w:rsidDel="0010729C">
          <w:delText>intensity</w:delText>
        </w:r>
        <w:r w:rsidRPr="00670807" w:rsidDel="0010729C">
          <w:rPr>
            <w:rPrChange w:id="234" w:author="Liu, Xing" w:date="2026-06-14T21:36:00Z" w16du:dateUtc="2026-06-15T01:36:00Z">
              <w:rPr>
                <w:spacing w:val="-15"/>
              </w:rPr>
            </w:rPrChange>
          </w:rPr>
          <w:delText xml:space="preserve"> </w:delText>
        </w:r>
        <w:r w:rsidDel="0010729C">
          <w:delText>factor</w:delText>
        </w:r>
        <w:r w:rsidRPr="00670807" w:rsidDel="0010729C">
          <w:rPr>
            <w:rPrChange w:id="235" w:author="Liu, Xing" w:date="2026-06-14T21:36:00Z" w16du:dateUtc="2026-06-15T01:36:00Z">
              <w:rPr>
                <w:spacing w:val="-15"/>
              </w:rPr>
            </w:rPrChange>
          </w:rPr>
          <w:delText xml:space="preserve"> </w:delText>
        </w:r>
        <w:r w:rsidDel="0010729C">
          <w:delText>and</w:delText>
        </w:r>
        <w:r w:rsidRPr="00670807" w:rsidDel="0010729C">
          <w:rPr>
            <w:rPrChange w:id="236" w:author="Liu, Xing" w:date="2026-06-14T21:36:00Z" w16du:dateUtc="2026-06-15T01:36:00Z">
              <w:rPr>
                <w:spacing w:val="-15"/>
              </w:rPr>
            </w:rPrChange>
          </w:rPr>
          <w:delText xml:space="preserve"> </w:delText>
        </w:r>
        <w:r w:rsidDel="0010729C">
          <w:delText>T-stress</w:delText>
        </w:r>
        <w:r w:rsidRPr="00670807" w:rsidDel="0010729C">
          <w:rPr>
            <w:rPrChange w:id="237" w:author="Liu, Xing" w:date="2026-06-14T21:36:00Z" w16du:dateUtc="2026-06-15T01:36:00Z">
              <w:rPr>
                <w:spacing w:val="-15"/>
              </w:rPr>
            </w:rPrChange>
          </w:rPr>
          <w:delText xml:space="preserve"> </w:delText>
        </w:r>
        <w:r w:rsidDel="0010729C">
          <w:delText>contribution</w:delText>
        </w:r>
      </w:del>
      <w:ins w:id="238" w:author="Liu, Xing" w:date="2026-06-14T22:07:00Z" w16du:dateUtc="2026-06-15T02:07:00Z">
        <w:r w:rsidR="0010729C">
          <w:t xml:space="preserve">fracture behavior of </w:t>
        </w:r>
        <w:r w:rsidR="00497745">
          <w:t>random and imperfect lattice materials</w:t>
        </w:r>
      </w:ins>
      <w:r>
        <w:t>,</w:t>
      </w:r>
      <w:r w:rsidRPr="00670807">
        <w:rPr>
          <w:rPrChange w:id="239" w:author="Liu, Xing" w:date="2026-06-14T21:36:00Z" w16du:dateUtc="2026-06-15T01:36:00Z">
            <w:rPr>
              <w:spacing w:val="-14"/>
            </w:rPr>
          </w:rPrChange>
        </w:rPr>
        <w:t xml:space="preserve"> </w:t>
      </w:r>
      <w:r>
        <w:t>validating</w:t>
      </w:r>
      <w:r w:rsidRPr="00670807">
        <w:rPr>
          <w:rPrChange w:id="240" w:author="Liu, Xing" w:date="2026-06-14T21:36:00Z" w16du:dateUtc="2026-06-15T01:36:00Z">
            <w:rPr>
              <w:spacing w:val="-15"/>
            </w:rPr>
          </w:rPrChange>
        </w:rPr>
        <w:t xml:space="preserve"> </w:t>
      </w:r>
      <w:ins w:id="241" w:author="Liu, Xing" w:date="2026-06-14T22:08:00Z" w16du:dateUtc="2026-06-15T02:08:00Z">
        <w:r w:rsidR="00236CBB">
          <w:t xml:space="preserve">its prediction </w:t>
        </w:r>
      </w:ins>
      <w:r>
        <w:t>against</w:t>
      </w:r>
      <w:r w:rsidRPr="00670807">
        <w:rPr>
          <w:rPrChange w:id="242" w:author="Liu, Xing" w:date="2026-06-14T21:36:00Z" w16du:dateUtc="2026-06-15T01:36:00Z">
            <w:rPr>
              <w:spacing w:val="-15"/>
            </w:rPr>
          </w:rPrChange>
        </w:rPr>
        <w:t xml:space="preserve"> </w:t>
      </w:r>
      <w:r>
        <w:t>Fleck-Deshpande-Ashby scaling laws, and testing generalization to unseen topology families</w:t>
      </w:r>
      <w:del w:id="243" w:author="Liu, Xing" w:date="2026-06-14T22:09:00Z" w16du:dateUtc="2026-06-15T02:09:00Z">
        <w:r w:rsidDel="00553DCA">
          <w:delText xml:space="preserve"> </w:delText>
        </w:r>
        <w:r w:rsidDel="00BC62DD">
          <w:delText>(</w:delText>
        </w:r>
        <w:r w:rsidDel="00553DCA">
          <w:delText>kagome, triangular,</w:delText>
        </w:r>
        <w:r w:rsidRPr="00670807" w:rsidDel="00553DCA">
          <w:rPr>
            <w:rPrChange w:id="244" w:author="Liu, Xing" w:date="2026-06-14T21:36:00Z" w16du:dateUtc="2026-06-15T01:36:00Z">
              <w:rPr>
                <w:spacing w:val="-11"/>
              </w:rPr>
            </w:rPrChange>
          </w:rPr>
          <w:delText xml:space="preserve"> </w:delText>
        </w:r>
        <w:r w:rsidDel="00553DCA">
          <w:delText>octet-truss</w:delText>
        </w:r>
        <w:r w:rsidDel="00BC62DD">
          <w:delText>)</w:delText>
        </w:r>
      </w:del>
      <w:r>
        <w:t>. This</w:t>
      </w:r>
      <w:r w:rsidRPr="00670807">
        <w:rPr>
          <w:rPrChange w:id="245" w:author="Liu, Xing" w:date="2026-06-14T21:36:00Z" w16du:dateUtc="2026-06-15T01:36:00Z">
            <w:rPr>
              <w:spacing w:val="-11"/>
            </w:rPr>
          </w:rPrChange>
        </w:rPr>
        <w:t xml:space="preserve"> </w:t>
      </w:r>
      <w:r>
        <w:t>approach</w:t>
      </w:r>
      <w:r w:rsidRPr="00670807">
        <w:rPr>
          <w:rPrChange w:id="246" w:author="Liu, Xing" w:date="2026-06-14T21:36:00Z" w16du:dateUtc="2026-06-15T01:36:00Z">
            <w:rPr>
              <w:spacing w:val="-11"/>
            </w:rPr>
          </w:rPrChange>
        </w:rPr>
        <w:t xml:space="preserve"> </w:t>
      </w:r>
      <w:r>
        <w:t>has</w:t>
      </w:r>
      <w:r w:rsidRPr="00670807">
        <w:rPr>
          <w:rPrChange w:id="247" w:author="Liu, Xing" w:date="2026-06-14T21:36:00Z" w16du:dateUtc="2026-06-15T01:36:00Z">
            <w:rPr>
              <w:spacing w:val="-11"/>
            </w:rPr>
          </w:rPrChange>
        </w:rPr>
        <w:t xml:space="preserve"> </w:t>
      </w:r>
      <w:r>
        <w:t>the</w:t>
      </w:r>
      <w:r w:rsidRPr="00670807">
        <w:rPr>
          <w:rPrChange w:id="248" w:author="Liu, Xing" w:date="2026-06-14T21:36:00Z" w16du:dateUtc="2026-06-15T01:36:00Z">
            <w:rPr>
              <w:spacing w:val="-11"/>
            </w:rPr>
          </w:rPrChange>
        </w:rPr>
        <w:t xml:space="preserve"> </w:t>
      </w:r>
      <w:r>
        <w:t>potential</w:t>
      </w:r>
      <w:r w:rsidRPr="00670807">
        <w:rPr>
          <w:rPrChange w:id="249" w:author="Liu, Xing" w:date="2026-06-14T21:36:00Z" w16du:dateUtc="2026-06-15T01:36:00Z">
            <w:rPr>
              <w:spacing w:val="-11"/>
            </w:rPr>
          </w:rPrChange>
        </w:rPr>
        <w:t xml:space="preserve"> </w:t>
      </w:r>
      <w:r>
        <w:t>to</w:t>
      </w:r>
      <w:r w:rsidRPr="00670807">
        <w:rPr>
          <w:rPrChange w:id="250" w:author="Liu, Xing" w:date="2026-06-14T21:36:00Z" w16du:dateUtc="2026-06-15T01:36:00Z">
            <w:rPr>
              <w:spacing w:val="-11"/>
            </w:rPr>
          </w:rPrChange>
        </w:rPr>
        <w:t xml:space="preserve"> </w:t>
      </w:r>
      <w:r>
        <w:t>reduce</w:t>
      </w:r>
      <w:r w:rsidRPr="00670807">
        <w:rPr>
          <w:rPrChange w:id="251" w:author="Liu, Xing" w:date="2026-06-14T21:36:00Z" w16du:dateUtc="2026-06-15T01:36:00Z">
            <w:rPr>
              <w:spacing w:val="-11"/>
            </w:rPr>
          </w:rPrChange>
        </w:rPr>
        <w:t xml:space="preserve"> </w:t>
      </w:r>
      <w:r>
        <w:t>the</w:t>
      </w:r>
      <w:r w:rsidRPr="00670807">
        <w:rPr>
          <w:rPrChange w:id="252" w:author="Liu, Xing" w:date="2026-06-14T21:36:00Z" w16du:dateUtc="2026-06-15T01:36:00Z">
            <w:rPr>
              <w:spacing w:val="-11"/>
            </w:rPr>
          </w:rPrChange>
        </w:rPr>
        <w:t xml:space="preserve"> </w:t>
      </w:r>
      <w:r>
        <w:t>cost</w:t>
      </w:r>
      <w:r w:rsidRPr="00670807">
        <w:rPr>
          <w:rPrChange w:id="253" w:author="Liu, Xing" w:date="2026-06-14T21:36:00Z" w16du:dateUtc="2026-06-15T01:36:00Z">
            <w:rPr>
              <w:spacing w:val="-11"/>
            </w:rPr>
          </w:rPrChange>
        </w:rPr>
        <w:t xml:space="preserve"> </w:t>
      </w:r>
      <w:r>
        <w:t>of</w:t>
      </w:r>
      <w:r w:rsidRPr="00670807">
        <w:rPr>
          <w:rPrChange w:id="254" w:author="Liu, Xing" w:date="2026-06-14T21:36:00Z" w16du:dateUtc="2026-06-15T01:36:00Z">
            <w:rPr>
              <w:spacing w:val="-11"/>
            </w:rPr>
          </w:rPrChange>
        </w:rPr>
        <w:t xml:space="preserve"> </w:t>
      </w:r>
      <w:r>
        <w:t>lattice</w:t>
      </w:r>
      <w:r w:rsidRPr="00670807">
        <w:rPr>
          <w:rPrChange w:id="255" w:author="Liu, Xing" w:date="2026-06-14T21:36:00Z" w16du:dateUtc="2026-06-15T01:36:00Z">
            <w:rPr>
              <w:spacing w:val="-11"/>
            </w:rPr>
          </w:rPrChange>
        </w:rPr>
        <w:t xml:space="preserve"> </w:t>
      </w:r>
      <w:r>
        <w:t>design</w:t>
      </w:r>
      <w:r w:rsidRPr="00670807">
        <w:rPr>
          <w:rPrChange w:id="256" w:author="Liu, Xing" w:date="2026-06-14T21:36:00Z" w16du:dateUtc="2026-06-15T01:36:00Z">
            <w:rPr>
              <w:spacing w:val="-11"/>
            </w:rPr>
          </w:rPrChange>
        </w:rPr>
        <w:t xml:space="preserve"> </w:t>
      </w:r>
      <w:r>
        <w:t>iteration</w:t>
      </w:r>
      <w:ins w:id="257" w:author="Liu, Xing" w:date="2026-06-14T22:10:00Z" w16du:dateUtc="2026-06-15T02:10:00Z">
        <w:r w:rsidR="00673552">
          <w:t>s</w:t>
        </w:r>
      </w:ins>
      <w:r>
        <w:t xml:space="preserve"> by</w:t>
      </w:r>
      <w:r w:rsidRPr="00670807">
        <w:rPr>
          <w:rPrChange w:id="258" w:author="Liu, Xing" w:date="2026-06-14T21:36:00Z" w16du:dateUtc="2026-06-15T01:36:00Z">
            <w:rPr>
              <w:spacing w:val="-1"/>
            </w:rPr>
          </w:rPrChange>
        </w:rPr>
        <w:t xml:space="preserve"> </w:t>
      </w:r>
      <w:r>
        <w:t>orders</w:t>
      </w:r>
      <w:r w:rsidRPr="00670807">
        <w:rPr>
          <w:rPrChange w:id="259" w:author="Liu, Xing" w:date="2026-06-14T21:36:00Z" w16du:dateUtc="2026-06-15T01:36:00Z">
            <w:rPr>
              <w:spacing w:val="-1"/>
            </w:rPr>
          </w:rPrChange>
        </w:rPr>
        <w:t xml:space="preserve"> </w:t>
      </w:r>
      <w:r>
        <w:t>of</w:t>
      </w:r>
      <w:r w:rsidRPr="00670807">
        <w:rPr>
          <w:rPrChange w:id="260" w:author="Liu, Xing" w:date="2026-06-14T21:36:00Z" w16du:dateUtc="2026-06-15T01:36:00Z">
            <w:rPr>
              <w:spacing w:val="-1"/>
            </w:rPr>
          </w:rPrChange>
        </w:rPr>
        <w:t xml:space="preserve"> </w:t>
      </w:r>
      <w:r>
        <w:t>magnitude</w:t>
      </w:r>
      <w:r w:rsidRPr="00670807">
        <w:rPr>
          <w:rPrChange w:id="261" w:author="Liu, Xing" w:date="2026-06-14T21:36:00Z" w16du:dateUtc="2026-06-15T01:36:00Z">
            <w:rPr>
              <w:spacing w:val="-1"/>
            </w:rPr>
          </w:rPrChange>
        </w:rPr>
        <w:t xml:space="preserve"> </w:t>
      </w:r>
      <w:r>
        <w:t>relative</w:t>
      </w:r>
      <w:r w:rsidRPr="00670807">
        <w:rPr>
          <w:rPrChange w:id="262" w:author="Liu, Xing" w:date="2026-06-14T21:36:00Z" w16du:dateUtc="2026-06-15T01:36:00Z">
            <w:rPr>
              <w:spacing w:val="-1"/>
            </w:rPr>
          </w:rPrChange>
        </w:rPr>
        <w:t xml:space="preserve"> </w:t>
      </w:r>
      <w:r>
        <w:t>to</w:t>
      </w:r>
      <w:r w:rsidRPr="00670807">
        <w:rPr>
          <w:rPrChange w:id="263" w:author="Liu, Xing" w:date="2026-06-14T21:36:00Z" w16du:dateUtc="2026-06-15T01:36:00Z">
            <w:rPr>
              <w:spacing w:val="-1"/>
            </w:rPr>
          </w:rPrChange>
        </w:rPr>
        <w:t xml:space="preserve"> </w:t>
      </w:r>
      <w:r>
        <w:t>full</w:t>
      </w:r>
      <w:r w:rsidRPr="00670807">
        <w:rPr>
          <w:rPrChange w:id="264" w:author="Liu, Xing" w:date="2026-06-14T21:36:00Z" w16du:dateUtc="2026-06-15T01:36:00Z">
            <w:rPr>
              <w:spacing w:val="-1"/>
            </w:rPr>
          </w:rPrChange>
        </w:rPr>
        <w:t xml:space="preserve"> </w:t>
      </w:r>
      <w:r>
        <w:t>FE</w:t>
      </w:r>
      <w:r w:rsidRPr="00670807">
        <w:rPr>
          <w:rPrChange w:id="265" w:author="Liu, Xing" w:date="2026-06-14T21:36:00Z" w16du:dateUtc="2026-06-15T01:36:00Z">
            <w:rPr>
              <w:spacing w:val="-1"/>
            </w:rPr>
          </w:rPrChange>
        </w:rPr>
        <w:t xml:space="preserve"> </w:t>
      </w:r>
      <w:del w:id="266" w:author="Liu, Xing" w:date="2026-06-14T22:10:00Z" w16du:dateUtc="2026-06-15T02:10:00Z">
        <w:r w:rsidDel="00673552">
          <w:delText>solves</w:delText>
        </w:r>
      </w:del>
      <w:ins w:id="267" w:author="Liu, Xing" w:date="2026-06-14T22:10:00Z" w16du:dateUtc="2026-06-15T02:10:00Z">
        <w:r w:rsidR="00673552">
          <w:t>simulations</w:t>
        </w:r>
      </w:ins>
      <w:r>
        <w:t>, enabling</w:t>
      </w:r>
      <w:r w:rsidRPr="00670807">
        <w:rPr>
          <w:rPrChange w:id="268" w:author="Liu, Xing" w:date="2026-06-14T21:36:00Z" w16du:dateUtc="2026-06-15T01:36:00Z">
            <w:rPr>
              <w:spacing w:val="-1"/>
            </w:rPr>
          </w:rPrChange>
        </w:rPr>
        <w:t xml:space="preserve"> </w:t>
      </w:r>
      <w:r>
        <w:t>defect-aware</w:t>
      </w:r>
      <w:r w:rsidRPr="00670807">
        <w:rPr>
          <w:rPrChange w:id="269" w:author="Liu, Xing" w:date="2026-06-14T21:36:00Z" w16du:dateUtc="2026-06-15T01:36:00Z">
            <w:rPr>
              <w:spacing w:val="-1"/>
            </w:rPr>
          </w:rPrChange>
        </w:rPr>
        <w:t xml:space="preserve"> </w:t>
      </w:r>
      <w:r>
        <w:t>optimization</w:t>
      </w:r>
      <w:r w:rsidRPr="00670807">
        <w:rPr>
          <w:rPrChange w:id="270" w:author="Liu, Xing" w:date="2026-06-14T21:36:00Z" w16du:dateUtc="2026-06-15T01:36:00Z">
            <w:rPr>
              <w:spacing w:val="-1"/>
            </w:rPr>
          </w:rPrChange>
        </w:rPr>
        <w:t xml:space="preserve"> </w:t>
      </w:r>
      <w:r>
        <w:t>of</w:t>
      </w:r>
      <w:r w:rsidRPr="00670807">
        <w:rPr>
          <w:rPrChange w:id="271" w:author="Liu, Xing" w:date="2026-06-14T21:36:00Z" w16du:dateUtc="2026-06-15T01:36:00Z">
            <w:rPr>
              <w:spacing w:val="-1"/>
            </w:rPr>
          </w:rPrChange>
        </w:rPr>
        <w:t xml:space="preserve"> </w:t>
      </w:r>
      <w:r>
        <w:t>metama</w:t>
      </w:r>
      <w:r>
        <w:softHyphen/>
        <w:t>terials for aerospace, biomedical, and energy absorption applications.</w:t>
      </w:r>
    </w:p>
    <w:sectPr w:rsidR="005A17AD">
      <w:footerReference w:type="default" r:id="rId6"/>
      <w:type w:val="continuous"/>
      <w:pgSz w:w="12240" w:h="15840"/>
      <w:pgMar w:top="1340" w:right="1080" w:bottom="1060" w:left="1440" w:header="0" w:footer="8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0EAB" w14:textId="77777777" w:rsidR="00C05AA4" w:rsidRDefault="00C05AA4">
      <w:r>
        <w:separator/>
      </w:r>
    </w:p>
  </w:endnote>
  <w:endnote w:type="continuationSeparator" w:id="0">
    <w:p w14:paraId="29150ECA" w14:textId="77777777" w:rsidR="00C05AA4" w:rsidRDefault="00C0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86CA" w14:textId="40FFE9AA" w:rsidR="005A17AD" w:rsidRDefault="005A17A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0AB71" w14:textId="77777777" w:rsidR="00C05AA4" w:rsidRDefault="00C05AA4">
      <w:r>
        <w:separator/>
      </w:r>
    </w:p>
  </w:footnote>
  <w:footnote w:type="continuationSeparator" w:id="0">
    <w:p w14:paraId="50F3F1BB" w14:textId="77777777" w:rsidR="00C05AA4" w:rsidRDefault="00C05AA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Xing">
    <w15:presenceInfo w15:providerId="AD" w15:userId="S::xl55@njit.edu::a189b0f9-04ac-4d11-8873-c8df195a2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17AD"/>
    <w:rsid w:val="000B5303"/>
    <w:rsid w:val="000E56A4"/>
    <w:rsid w:val="0010729C"/>
    <w:rsid w:val="00130ADE"/>
    <w:rsid w:val="00152B1F"/>
    <w:rsid w:val="00172B24"/>
    <w:rsid w:val="001A4B8A"/>
    <w:rsid w:val="001E5CBE"/>
    <w:rsid w:val="00207913"/>
    <w:rsid w:val="002116E6"/>
    <w:rsid w:val="00236CBB"/>
    <w:rsid w:val="00276D81"/>
    <w:rsid w:val="002A446E"/>
    <w:rsid w:val="002E7B15"/>
    <w:rsid w:val="00312AF6"/>
    <w:rsid w:val="00362E2F"/>
    <w:rsid w:val="0043354D"/>
    <w:rsid w:val="00472161"/>
    <w:rsid w:val="00497745"/>
    <w:rsid w:val="00500B38"/>
    <w:rsid w:val="005206CE"/>
    <w:rsid w:val="00553DCA"/>
    <w:rsid w:val="005A17AD"/>
    <w:rsid w:val="005A3CAF"/>
    <w:rsid w:val="005B1D9C"/>
    <w:rsid w:val="005D72DB"/>
    <w:rsid w:val="005E40E4"/>
    <w:rsid w:val="005E6F89"/>
    <w:rsid w:val="00654659"/>
    <w:rsid w:val="00665E8D"/>
    <w:rsid w:val="00670807"/>
    <w:rsid w:val="00673552"/>
    <w:rsid w:val="00686FB5"/>
    <w:rsid w:val="006B1569"/>
    <w:rsid w:val="006C766A"/>
    <w:rsid w:val="007430EB"/>
    <w:rsid w:val="00755217"/>
    <w:rsid w:val="007758B7"/>
    <w:rsid w:val="007944F4"/>
    <w:rsid w:val="00825F5E"/>
    <w:rsid w:val="00846698"/>
    <w:rsid w:val="008B3D53"/>
    <w:rsid w:val="008D6564"/>
    <w:rsid w:val="00917A7F"/>
    <w:rsid w:val="009A330D"/>
    <w:rsid w:val="009D3682"/>
    <w:rsid w:val="00A6407A"/>
    <w:rsid w:val="00A92F2C"/>
    <w:rsid w:val="00AC0FE5"/>
    <w:rsid w:val="00B86AC6"/>
    <w:rsid w:val="00BC62DD"/>
    <w:rsid w:val="00BE0E90"/>
    <w:rsid w:val="00BE1FE0"/>
    <w:rsid w:val="00C05AA4"/>
    <w:rsid w:val="00C067FE"/>
    <w:rsid w:val="00C06979"/>
    <w:rsid w:val="00C3644E"/>
    <w:rsid w:val="00C9608A"/>
    <w:rsid w:val="00D518BB"/>
    <w:rsid w:val="00D555C0"/>
    <w:rsid w:val="00D67A8A"/>
    <w:rsid w:val="00D70074"/>
    <w:rsid w:val="00DC6E76"/>
    <w:rsid w:val="00E2527A"/>
    <w:rsid w:val="00E56585"/>
    <w:rsid w:val="00E7033F"/>
    <w:rsid w:val="00E910EE"/>
    <w:rsid w:val="00EA1513"/>
    <w:rsid w:val="00EE0647"/>
    <w:rsid w:val="00F21428"/>
    <w:rsid w:val="00F86A25"/>
    <w:rsid w:val="00FE6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86C2"/>
  <w15:docId w15:val="{56E06CC8-2DC5-422D-A4E1-41F263DD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4"/>
      <w:ind w:right="35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Revision">
    <w:name w:val="Revision"/>
    <w:hidden/>
    <w:uiPriority w:val="99"/>
    <w:semiHidden/>
    <w:rsid w:val="00D518BB"/>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AC0FE5"/>
    <w:pPr>
      <w:tabs>
        <w:tab w:val="center" w:pos="4680"/>
        <w:tab w:val="right" w:pos="9360"/>
      </w:tabs>
    </w:pPr>
  </w:style>
  <w:style w:type="character" w:customStyle="1" w:styleId="HeaderChar">
    <w:name w:val="Header Char"/>
    <w:basedOn w:val="DefaultParagraphFont"/>
    <w:link w:val="Header"/>
    <w:uiPriority w:val="99"/>
    <w:rsid w:val="00AC0FE5"/>
    <w:rPr>
      <w:rFonts w:ascii="Times New Roman" w:eastAsia="Times New Roman" w:hAnsi="Times New Roman" w:cs="Times New Roman"/>
    </w:rPr>
  </w:style>
  <w:style w:type="paragraph" w:styleId="Footer">
    <w:name w:val="footer"/>
    <w:basedOn w:val="Normal"/>
    <w:link w:val="FooterChar"/>
    <w:uiPriority w:val="99"/>
    <w:unhideWhenUsed/>
    <w:rsid w:val="00AC0FE5"/>
    <w:pPr>
      <w:tabs>
        <w:tab w:val="center" w:pos="4680"/>
        <w:tab w:val="right" w:pos="9360"/>
      </w:tabs>
    </w:pPr>
  </w:style>
  <w:style w:type="character" w:customStyle="1" w:styleId="FooterChar">
    <w:name w:val="Footer Char"/>
    <w:basedOn w:val="DefaultParagraphFont"/>
    <w:link w:val="Footer"/>
    <w:uiPriority w:val="99"/>
    <w:rsid w:val="00AC0FE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644</Words>
  <Characters>3671</Characters>
  <Application>Microsoft Office Word</Application>
  <DocSecurity>0</DocSecurity>
  <Lines>30</Lines>
  <Paragraphs>8</Paragraphs>
  <ScaleCrop>false</ScaleCrop>
  <Company>NJIT</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Liu, Xing</cp:lastModifiedBy>
  <cp:revision>70</cp:revision>
  <dcterms:created xsi:type="dcterms:W3CDTF">2026-06-12T12:51:00Z</dcterms:created>
  <dcterms:modified xsi:type="dcterms:W3CDTF">2026-06-15T02:10:00Z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2026-06-11T00:00:00Z</vt:filetime>
  </property>
  <property fmtid="{D5CDD505-2E9C-101B-9397-08002B2CF9AE}" pid="3" name="Creator">
    <vt:lpwstr>TeX</vt:lpwstr>
  </property>
  <property fmtid="{D5CDD505-2E9C-101B-9397-08002B2CF9AE}" pid="4" name="LastSaved">
    <vt:filetime>2026-06-12T00:00:00Z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